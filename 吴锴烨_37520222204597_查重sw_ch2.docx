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EDF2" w14:textId="1112A340" w:rsidR="0046439A" w:rsidRPr="0046439A" w:rsidRDefault="0046439A" w:rsidP="0046439A">
      <w:pPr>
        <w:spacing w:after="0" w:line="480" w:lineRule="auto"/>
        <w:jc w:val="center"/>
        <w:rPr>
          <w:rFonts w:ascii="黑体" w:eastAsia="黑体" w:hAnsi="黑体"/>
          <w:sz w:val="30"/>
          <w:szCs w:val="30"/>
          <w:lang w:eastAsia="zh-CN"/>
        </w:rPr>
      </w:pPr>
      <w:r w:rsidRPr="00B83212">
        <w:rPr>
          <w:rFonts w:ascii="黑体" w:eastAsia="黑体" w:hAnsi="黑体" w:hint="eastAsia"/>
          <w:sz w:val="30"/>
          <w:szCs w:val="30"/>
          <w:lang w:eastAsia="zh-CN"/>
        </w:rPr>
        <w:t>致谢</w:t>
      </w:r>
    </w:p>
    <w:p w14:paraId="34583242" w14:textId="77777777" w:rsidR="0046439A" w:rsidRDefault="0046439A" w:rsidP="0046439A">
      <w:pPr>
        <w:spacing w:after="0" w:line="360" w:lineRule="auto"/>
        <w:jc w:val="both"/>
        <w:rPr>
          <w:szCs w:val="24"/>
          <w:lang w:eastAsia="zh-CN"/>
        </w:rPr>
      </w:pPr>
      <w:r>
        <w:rPr>
          <w:rFonts w:hint="eastAsia"/>
          <w:lang w:eastAsia="zh-CN"/>
        </w:rPr>
        <w:t xml:space="preserve">    </w:t>
      </w:r>
      <w:r>
        <w:rPr>
          <w:rFonts w:hint="eastAsia"/>
          <w:szCs w:val="24"/>
          <w:lang w:eastAsia="zh-CN"/>
        </w:rPr>
        <w:t>从22年9月入学以来，经过四年的学习生活和生活实践，自己的心智逐渐变得成熟稳重，学会自己思考和解决所遇到的问题，自己对于海洋科学专业的领域的知识也变得更加扎实，通过课程实验和毕业论文设计，将课本里的海洋科学知识应用到实际科学问题中来。自己能够取得本校进一步学习海洋化学的机会，离不开家人的默默支持和关心，离不开辅导员的细心疏导，也离不开老师同学们的真诚帮助。</w:t>
      </w:r>
    </w:p>
    <w:p w14:paraId="368CE38C"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我的父亲和亲戚们，由于高中母亲的逝世和父亲的失业，家中的经济状况大不如前。但父亲仍靠着流水线上的劳作来供给自己的生活费和学费，家中的亲戚也伸出援手来帮助我，真的非常感谢父亲和亲戚们在物质上的支持和精神上的关心，让我能够专心投入到学习生活中来。</w:t>
      </w:r>
    </w:p>
    <w:p w14:paraId="560235F8"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感谢张弛辅导员和方俊雅辅导员，两位辅导员不仅在自己申请学校助学金</w:t>
      </w:r>
    </w:p>
    <w:p w14:paraId="2DDD4935" w14:textId="77777777" w:rsidR="0046439A" w:rsidRDefault="0046439A" w:rsidP="0046439A">
      <w:pPr>
        <w:spacing w:after="0" w:line="360" w:lineRule="auto"/>
        <w:jc w:val="both"/>
        <w:rPr>
          <w:szCs w:val="24"/>
          <w:lang w:eastAsia="zh-CN"/>
        </w:rPr>
      </w:pPr>
      <w:r>
        <w:rPr>
          <w:rFonts w:hint="eastAsia"/>
          <w:szCs w:val="24"/>
          <w:lang w:eastAsia="zh-CN"/>
        </w:rPr>
        <w:t>上提供帮助，也在自己学业繁重、压力山大时愿意成为倾诉对象，在学习和生活上给予细心建议和疏导，使自己的学习道路逐渐明朗起来。</w:t>
      </w:r>
    </w:p>
    <w:p w14:paraId="1D4E2F20" w14:textId="77777777" w:rsidR="0046439A" w:rsidRPr="00047EAB" w:rsidRDefault="0046439A" w:rsidP="0046439A">
      <w:pPr>
        <w:spacing w:after="0" w:line="360" w:lineRule="auto"/>
        <w:jc w:val="both"/>
        <w:rPr>
          <w:szCs w:val="24"/>
          <w:lang w:eastAsia="zh-CN"/>
        </w:rPr>
      </w:pPr>
      <w:r>
        <w:rPr>
          <w:szCs w:val="24"/>
          <w:lang w:eastAsia="zh-CN"/>
        </w:rPr>
        <w:tab/>
      </w:r>
      <w:r>
        <w:rPr>
          <w:rFonts w:hint="eastAsia"/>
          <w:szCs w:val="24"/>
          <w:lang w:eastAsia="zh-CN"/>
        </w:rPr>
        <w:t>感谢海洋化学系所有的任课老师，每一位老师在传授海洋科学知识之外，也教导自己如何去把海洋科学知识应用到实际科学问题中来，还会去了解自己的学习道路，并提供帮助和建议，真正做到了亦师亦友的关系，在相互交流中不断提升自己。</w:t>
      </w:r>
    </w:p>
    <w:p w14:paraId="5B72B34B"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感谢齐林学长，在加入学院拔尖班后自己和齐林学长开始了密切交流，齐林学长慷慨的分享自己的学习生活和经历，还提供自己的学习资料参考，让自己在专业学习上收获不少。</w:t>
      </w:r>
    </w:p>
    <w:p w14:paraId="5A5527D3"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最后特别感谢王杉霖老师和课题组的师兄师姐，王杉霖老师在毕业论文的选题、数据下载的选择、数据结果的分析以及撰写论文上都对我十分负责，指出存在的不足以及提供解决方案。在国内外研究现状文献阅读时，老师十分细心的教导自己如何去检索文献和阅读文献，让自己系统性学习科学文献阅读。而在数据结果分析时，老师指出绘图上的不合理之处并提出数据结果分析的框架，让自己独立思考如何去组织数据结果，对自己的数据纠错和分析能力有很大帮助。课题组的碧致师兄，为自己提供了电脑硬件支持和服务器账号，让自己的实验能够进行下去；感谢泽明师兄，教导自己如何在服务器上下载实验数据和进行数据分析，感谢课题组的涵茜师姐、嘉琦师姐、清华师兄，帮助自己融入课题组中。</w:t>
      </w:r>
    </w:p>
    <w:p w14:paraId="0FE5B2DB" w14:textId="77777777" w:rsidR="0046439A" w:rsidRPr="00047EAB" w:rsidRDefault="0046439A" w:rsidP="0046439A">
      <w:pPr>
        <w:spacing w:after="0" w:line="360" w:lineRule="auto"/>
        <w:jc w:val="both"/>
        <w:rPr>
          <w:szCs w:val="24"/>
          <w:lang w:eastAsia="zh-CN"/>
        </w:rPr>
      </w:pPr>
      <w:r>
        <w:rPr>
          <w:szCs w:val="24"/>
          <w:lang w:eastAsia="zh-CN"/>
        </w:rPr>
        <w:lastRenderedPageBreak/>
        <w:tab/>
      </w:r>
      <w:r>
        <w:rPr>
          <w:rFonts w:hint="eastAsia"/>
          <w:szCs w:val="24"/>
          <w:lang w:eastAsia="zh-CN"/>
        </w:rPr>
        <w:t>最后，感谢自己在四年大学生活所遇到的每一个人，帮助自己更好的融入厦门大学的学习生活环境中。对于未来三年的厦门大学学习生活，自己也将更一步努力，不辜负每一个人的期望。</w:t>
      </w:r>
    </w:p>
    <w:p w14:paraId="7A0B2FEE" w14:textId="77777777" w:rsidR="0046439A" w:rsidRPr="00E21D21" w:rsidRDefault="0046439A" w:rsidP="0046439A">
      <w:pPr>
        <w:spacing w:line="360" w:lineRule="auto"/>
        <w:rPr>
          <w:szCs w:val="24"/>
          <w:lang w:eastAsia="zh-CN"/>
        </w:rPr>
      </w:pPr>
    </w:p>
    <w:p w14:paraId="1A3ABC64" w14:textId="77777777" w:rsidR="0046439A" w:rsidRDefault="0046439A" w:rsidP="0046439A">
      <w:pPr>
        <w:spacing w:line="360" w:lineRule="auto"/>
        <w:rPr>
          <w:szCs w:val="24"/>
          <w:lang w:eastAsia="zh-CN"/>
        </w:rPr>
      </w:pPr>
    </w:p>
    <w:p w14:paraId="5A5A16C7" w14:textId="77777777" w:rsidR="0046439A" w:rsidRDefault="0046439A" w:rsidP="0046439A">
      <w:pPr>
        <w:spacing w:line="360" w:lineRule="auto"/>
        <w:rPr>
          <w:szCs w:val="24"/>
          <w:lang w:eastAsia="zh-CN"/>
        </w:rPr>
      </w:pPr>
    </w:p>
    <w:p w14:paraId="4D28B0F3" w14:textId="77777777" w:rsidR="0046439A" w:rsidRDefault="0046439A" w:rsidP="0046439A">
      <w:pPr>
        <w:spacing w:line="360" w:lineRule="auto"/>
        <w:rPr>
          <w:szCs w:val="24"/>
          <w:lang w:eastAsia="zh-CN"/>
        </w:rPr>
      </w:pPr>
    </w:p>
    <w:p w14:paraId="2D194042" w14:textId="77777777" w:rsidR="0046439A" w:rsidRDefault="0046439A" w:rsidP="0046439A">
      <w:pPr>
        <w:spacing w:line="360" w:lineRule="auto"/>
        <w:rPr>
          <w:szCs w:val="24"/>
          <w:lang w:eastAsia="zh-CN"/>
        </w:rPr>
      </w:pPr>
    </w:p>
    <w:p w14:paraId="3CC2DF9F" w14:textId="77777777" w:rsidR="0046439A" w:rsidRDefault="0046439A" w:rsidP="0046439A">
      <w:pPr>
        <w:spacing w:line="360" w:lineRule="auto"/>
        <w:rPr>
          <w:szCs w:val="24"/>
          <w:lang w:eastAsia="zh-CN"/>
        </w:rPr>
      </w:pPr>
    </w:p>
    <w:p w14:paraId="1B09A0B8" w14:textId="77777777" w:rsidR="0046439A" w:rsidRDefault="0046439A" w:rsidP="0046439A">
      <w:pPr>
        <w:spacing w:line="360" w:lineRule="auto"/>
        <w:rPr>
          <w:szCs w:val="24"/>
          <w:lang w:eastAsia="zh-CN"/>
        </w:rPr>
      </w:pPr>
    </w:p>
    <w:p w14:paraId="5B677108" w14:textId="77777777" w:rsidR="0046439A" w:rsidRDefault="0046439A" w:rsidP="0046439A">
      <w:pPr>
        <w:spacing w:line="360" w:lineRule="auto"/>
        <w:rPr>
          <w:szCs w:val="24"/>
          <w:lang w:eastAsia="zh-CN"/>
        </w:rPr>
      </w:pPr>
    </w:p>
    <w:p w14:paraId="2A6836F8" w14:textId="77777777" w:rsidR="0046439A" w:rsidRDefault="0046439A" w:rsidP="0046439A">
      <w:pPr>
        <w:spacing w:line="360" w:lineRule="auto"/>
        <w:rPr>
          <w:szCs w:val="24"/>
          <w:lang w:eastAsia="zh-CN"/>
        </w:rPr>
      </w:pPr>
    </w:p>
    <w:p w14:paraId="7B11939E" w14:textId="77777777" w:rsidR="0046439A" w:rsidRDefault="0046439A" w:rsidP="0046439A">
      <w:pPr>
        <w:spacing w:line="360" w:lineRule="auto"/>
        <w:rPr>
          <w:szCs w:val="24"/>
          <w:lang w:eastAsia="zh-CN"/>
        </w:rPr>
      </w:pPr>
    </w:p>
    <w:p w14:paraId="6C591832" w14:textId="77777777" w:rsidR="0046439A" w:rsidRDefault="0046439A" w:rsidP="0046439A">
      <w:pPr>
        <w:spacing w:line="360" w:lineRule="auto"/>
        <w:rPr>
          <w:szCs w:val="24"/>
          <w:lang w:eastAsia="zh-CN"/>
        </w:rPr>
      </w:pPr>
    </w:p>
    <w:p w14:paraId="3102237C" w14:textId="77777777" w:rsidR="0046439A" w:rsidRDefault="0046439A" w:rsidP="0046439A">
      <w:pPr>
        <w:spacing w:line="360" w:lineRule="auto"/>
        <w:rPr>
          <w:szCs w:val="24"/>
          <w:lang w:eastAsia="zh-CN"/>
        </w:rPr>
      </w:pPr>
    </w:p>
    <w:p w14:paraId="3A18267C" w14:textId="77777777" w:rsidR="0046439A" w:rsidRDefault="0046439A" w:rsidP="0046439A">
      <w:pPr>
        <w:spacing w:line="360" w:lineRule="auto"/>
        <w:rPr>
          <w:szCs w:val="24"/>
          <w:lang w:eastAsia="zh-CN"/>
        </w:rPr>
      </w:pPr>
    </w:p>
    <w:p w14:paraId="4B89461A" w14:textId="77777777" w:rsidR="0046439A" w:rsidRDefault="0046439A" w:rsidP="0046439A">
      <w:pPr>
        <w:spacing w:line="360" w:lineRule="auto"/>
        <w:rPr>
          <w:szCs w:val="24"/>
          <w:lang w:eastAsia="zh-CN"/>
        </w:rPr>
      </w:pPr>
    </w:p>
    <w:p w14:paraId="6C53323A" w14:textId="77777777" w:rsidR="0046439A" w:rsidRDefault="0046439A" w:rsidP="0046439A">
      <w:pPr>
        <w:spacing w:line="360" w:lineRule="auto"/>
        <w:rPr>
          <w:szCs w:val="24"/>
          <w:lang w:eastAsia="zh-CN"/>
        </w:rPr>
      </w:pPr>
    </w:p>
    <w:p w14:paraId="4EBAD2A8" w14:textId="77777777" w:rsidR="0046439A" w:rsidRDefault="0046439A" w:rsidP="0046439A">
      <w:pPr>
        <w:spacing w:line="360" w:lineRule="auto"/>
        <w:rPr>
          <w:szCs w:val="24"/>
          <w:lang w:eastAsia="zh-CN"/>
        </w:rPr>
      </w:pPr>
    </w:p>
    <w:p w14:paraId="70304CF9" w14:textId="77777777" w:rsidR="0046439A" w:rsidRDefault="0046439A" w:rsidP="0046439A">
      <w:pPr>
        <w:spacing w:line="360" w:lineRule="auto"/>
        <w:rPr>
          <w:szCs w:val="24"/>
          <w:lang w:eastAsia="zh-CN"/>
        </w:rPr>
      </w:pPr>
    </w:p>
    <w:p w14:paraId="0805D36A" w14:textId="77777777" w:rsidR="0046439A" w:rsidRDefault="0046439A" w:rsidP="0046439A">
      <w:pPr>
        <w:spacing w:line="360" w:lineRule="auto"/>
        <w:rPr>
          <w:szCs w:val="24"/>
          <w:lang w:eastAsia="zh-CN"/>
        </w:rPr>
      </w:pPr>
    </w:p>
    <w:p w14:paraId="089170CF" w14:textId="77777777" w:rsidR="0046439A" w:rsidRPr="004D4603" w:rsidRDefault="0046439A" w:rsidP="0046439A">
      <w:pPr>
        <w:spacing w:after="0" w:line="480" w:lineRule="auto"/>
        <w:jc w:val="center"/>
        <w:rPr>
          <w:rFonts w:ascii="Times New Roman" w:eastAsia="黑体" w:hAnsi="Times New Roman" w:cs="Times New Roman"/>
          <w:sz w:val="30"/>
          <w:szCs w:val="30"/>
          <w:lang w:eastAsia="zh-CN"/>
        </w:rPr>
      </w:pPr>
      <w:r w:rsidRPr="004D4603">
        <w:rPr>
          <w:rFonts w:ascii="Times New Roman" w:eastAsia="黑体" w:hAnsi="Times New Roman" w:cs="Times New Roman"/>
          <w:sz w:val="30"/>
          <w:szCs w:val="30"/>
          <w:lang w:eastAsia="zh-CN"/>
        </w:rPr>
        <w:lastRenderedPageBreak/>
        <w:t>摘要</w:t>
      </w:r>
    </w:p>
    <w:p w14:paraId="4EA17AE2" w14:textId="4117B0DE" w:rsidR="0046439A" w:rsidRDefault="0046439A" w:rsidP="0046439A">
      <w:pPr>
        <w:spacing w:after="0" w:line="360" w:lineRule="auto"/>
        <w:ind w:firstLine="420"/>
        <w:jc w:val="both"/>
        <w:rPr>
          <w:rFonts w:ascii="Times New Roman" w:hAnsi="Times New Roman" w:cs="Times New Roman" w:hint="eastAsia"/>
          <w:szCs w:val="24"/>
          <w:lang w:eastAsia="zh-CN"/>
        </w:rPr>
      </w:pPr>
      <w:r w:rsidRPr="00716ADF">
        <w:rPr>
          <w:rFonts w:ascii="Times New Roman" w:hAnsi="Times New Roman" w:cs="Times New Roman"/>
          <w:szCs w:val="24"/>
          <w:lang w:eastAsia="zh-CN"/>
        </w:rPr>
        <w:t>全球海洋生态系统正面临暖化、酸化、脱氧和层化加剧等多重胁迫，识别不同生态层级的气候变化信号何时超过自然变率，是理解人为气候变化影响海洋生态系统的关键。</w:t>
      </w:r>
      <w:r w:rsidR="00322EBC">
        <w:rPr>
          <w:rFonts w:ascii="Times New Roman" w:hAnsi="Times New Roman" w:cs="Times New Roman" w:hint="eastAsia"/>
          <w:szCs w:val="24"/>
          <w:lang w:eastAsia="zh-CN"/>
        </w:rPr>
        <w:t>本文</w:t>
      </w:r>
      <w:r w:rsidR="00322EBC" w:rsidRPr="00322EBC">
        <w:rPr>
          <w:rFonts w:ascii="Times New Roman" w:hAnsi="Times New Roman" w:cs="Times New Roman"/>
          <w:szCs w:val="24"/>
          <w:lang w:eastAsia="zh-CN"/>
        </w:rPr>
        <w:t>基于</w:t>
      </w:r>
      <w:r w:rsidR="00322EBC" w:rsidRPr="00322EBC">
        <w:rPr>
          <w:rFonts w:ascii="Times New Roman" w:hAnsi="Times New Roman" w:cs="Times New Roman"/>
          <w:szCs w:val="24"/>
          <w:lang w:eastAsia="zh-CN"/>
        </w:rPr>
        <w:t xml:space="preserve"> CESM2-LE 10 </w:t>
      </w:r>
      <w:r w:rsidR="00322EBC" w:rsidRPr="00322EBC">
        <w:rPr>
          <w:rFonts w:ascii="Times New Roman" w:hAnsi="Times New Roman" w:cs="Times New Roman"/>
          <w:szCs w:val="24"/>
          <w:lang w:eastAsia="zh-CN"/>
        </w:rPr>
        <w:t>个集合成员和</w:t>
      </w:r>
      <w:r w:rsidR="00322EBC" w:rsidRPr="00322EBC">
        <w:rPr>
          <w:rFonts w:ascii="Times New Roman" w:hAnsi="Times New Roman" w:cs="Times New Roman"/>
          <w:szCs w:val="24"/>
          <w:lang w:eastAsia="zh-CN"/>
        </w:rPr>
        <w:t xml:space="preserve"> CESM2-FEISTY </w:t>
      </w:r>
      <w:r w:rsidR="00322EBC" w:rsidRPr="00322EBC">
        <w:rPr>
          <w:rFonts w:ascii="Times New Roman" w:hAnsi="Times New Roman" w:cs="Times New Roman"/>
          <w:szCs w:val="24"/>
          <w:lang w:eastAsia="zh-CN"/>
        </w:rPr>
        <w:t>结果，选取环境变量、低营养级变量和鱼类功能群变量，将集合平均值连续</w:t>
      </w:r>
      <w:r w:rsidR="00322EBC" w:rsidRPr="00322EBC">
        <w:rPr>
          <w:rFonts w:ascii="Times New Roman" w:hAnsi="Times New Roman" w:cs="Times New Roman"/>
          <w:szCs w:val="24"/>
          <w:lang w:eastAsia="zh-CN"/>
        </w:rPr>
        <w:t xml:space="preserve"> 5 </w:t>
      </w:r>
      <w:r w:rsidR="00322EBC" w:rsidRPr="00322EBC">
        <w:rPr>
          <w:rFonts w:ascii="Times New Roman" w:hAnsi="Times New Roman" w:cs="Times New Roman"/>
          <w:szCs w:val="24"/>
          <w:lang w:eastAsia="zh-CN"/>
        </w:rPr>
        <w:t>年超过基准期均值</w:t>
      </w:r>
      <w:r w:rsidR="00322EBC" w:rsidRPr="00322EBC">
        <w:rPr>
          <w:rFonts w:ascii="Times New Roman" w:hAnsi="Times New Roman" w:cs="Times New Roman"/>
          <w:szCs w:val="24"/>
          <w:lang w:eastAsia="zh-CN"/>
        </w:rPr>
        <w:t xml:space="preserve"> ±2 </w:t>
      </w:r>
      <w:r w:rsidR="00322EBC" w:rsidRPr="00322EBC">
        <w:rPr>
          <w:rFonts w:ascii="Times New Roman" w:hAnsi="Times New Roman" w:cs="Times New Roman"/>
          <w:szCs w:val="24"/>
          <w:lang w:eastAsia="zh-CN"/>
        </w:rPr>
        <w:t>倍标准差的首年定义为</w:t>
      </w:r>
      <w:r w:rsidR="00322EBC" w:rsidRPr="00322EBC">
        <w:rPr>
          <w:rFonts w:ascii="Times New Roman" w:hAnsi="Times New Roman" w:cs="Times New Roman"/>
          <w:szCs w:val="24"/>
          <w:lang w:eastAsia="zh-CN"/>
        </w:rPr>
        <w:t xml:space="preserve"> ToE</w:t>
      </w:r>
      <w:r w:rsidR="00322EBC" w:rsidRPr="00322EBC">
        <w:rPr>
          <w:rFonts w:ascii="Times New Roman" w:hAnsi="Times New Roman" w:cs="Times New Roman"/>
          <w:szCs w:val="24"/>
          <w:lang w:eastAsia="zh-CN"/>
        </w:rPr>
        <w:t>，并用信噪比解释区域差异。</w:t>
      </w:r>
      <w:r w:rsidR="00F0007F" w:rsidRPr="00F0007F">
        <w:rPr>
          <w:rFonts w:ascii="Times New Roman" w:hAnsi="Times New Roman" w:cs="Times New Roman"/>
          <w:szCs w:val="24"/>
          <w:lang w:eastAsia="zh-CN"/>
        </w:rPr>
        <w:t>结果显示，环境变量中温度信号最稳定，上层</w:t>
      </w:r>
      <w:r w:rsidR="00F0007F" w:rsidRPr="00F0007F">
        <w:rPr>
          <w:rFonts w:ascii="Times New Roman" w:hAnsi="Times New Roman" w:cs="Times New Roman"/>
          <w:szCs w:val="24"/>
          <w:lang w:eastAsia="zh-CN"/>
        </w:rPr>
        <w:t xml:space="preserve"> 150 m </w:t>
      </w:r>
      <w:r w:rsidR="00F0007F" w:rsidRPr="00F0007F">
        <w:rPr>
          <w:rFonts w:ascii="Times New Roman" w:hAnsi="Times New Roman" w:cs="Times New Roman"/>
          <w:szCs w:val="24"/>
          <w:lang w:eastAsia="zh-CN"/>
        </w:rPr>
        <w:t>海洋温度上升</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在</w:t>
      </w:r>
      <w:r w:rsidR="00F0007F" w:rsidRPr="00F0007F">
        <w:rPr>
          <w:rFonts w:ascii="Times New Roman" w:hAnsi="Times New Roman" w:cs="Times New Roman"/>
          <w:szCs w:val="24"/>
          <w:lang w:eastAsia="zh-CN"/>
        </w:rPr>
        <w:t xml:space="preserve"> 2000 </w:t>
      </w:r>
      <w:r w:rsidR="00F0007F" w:rsidRPr="00F0007F">
        <w:rPr>
          <w:rFonts w:ascii="Times New Roman" w:hAnsi="Times New Roman" w:cs="Times New Roman"/>
          <w:szCs w:val="24"/>
          <w:lang w:eastAsia="zh-CN"/>
        </w:rPr>
        <w:t>年前后已在大范围海区出现；底层温度在南大洋、北冰洋和太平洋西边界海区晚于表层，但北大西洋在</w:t>
      </w:r>
      <w:r w:rsidR="00F0007F" w:rsidRPr="00F0007F">
        <w:rPr>
          <w:rFonts w:ascii="Times New Roman" w:hAnsi="Times New Roman" w:cs="Times New Roman"/>
          <w:szCs w:val="24"/>
          <w:lang w:eastAsia="zh-CN"/>
        </w:rPr>
        <w:t xml:space="preserve"> 1980 </w:t>
      </w:r>
      <w:r w:rsidR="00F0007F" w:rsidRPr="00F0007F">
        <w:rPr>
          <w:rFonts w:ascii="Times New Roman" w:hAnsi="Times New Roman" w:cs="Times New Roman"/>
          <w:szCs w:val="24"/>
          <w:lang w:eastAsia="zh-CN"/>
        </w:rPr>
        <w:t>年前已识别到上升</w:t>
      </w:r>
      <w:r w:rsidR="00F0007F" w:rsidRPr="00F0007F">
        <w:rPr>
          <w:rFonts w:ascii="Times New Roman" w:hAnsi="Times New Roman" w:cs="Times New Roman"/>
          <w:szCs w:val="24"/>
          <w:lang w:eastAsia="zh-CN"/>
        </w:rPr>
        <w:t xml:space="preserve"> ToE</w:t>
      </w:r>
      <w:r w:rsidR="00F0007F" w:rsidRPr="00F0007F">
        <w:rPr>
          <w:rFonts w:ascii="Times New Roman" w:hAnsi="Times New Roman" w:cs="Times New Roman"/>
          <w:szCs w:val="24"/>
          <w:lang w:eastAsia="zh-CN"/>
        </w:rPr>
        <w:t>。营养盐中，硝酸盐下降</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主要集中在</w:t>
      </w:r>
      <w:r w:rsidR="00F0007F" w:rsidRPr="00F0007F">
        <w:rPr>
          <w:rFonts w:ascii="Times New Roman" w:hAnsi="Times New Roman" w:cs="Times New Roman"/>
          <w:szCs w:val="24"/>
          <w:lang w:eastAsia="zh-CN"/>
        </w:rPr>
        <w:t xml:space="preserve"> 2020—2040 </w:t>
      </w:r>
      <w:r w:rsidR="00F0007F" w:rsidRPr="00F0007F">
        <w:rPr>
          <w:rFonts w:ascii="Times New Roman" w:hAnsi="Times New Roman" w:cs="Times New Roman"/>
          <w:szCs w:val="24"/>
          <w:lang w:eastAsia="zh-CN"/>
        </w:rPr>
        <w:t>年，硅酸盐主要集中在</w:t>
      </w:r>
      <w:r w:rsidR="00F0007F" w:rsidRPr="00F0007F">
        <w:rPr>
          <w:rFonts w:ascii="Times New Roman" w:hAnsi="Times New Roman" w:cs="Times New Roman"/>
          <w:szCs w:val="24"/>
          <w:lang w:eastAsia="zh-CN"/>
        </w:rPr>
        <w:t xml:space="preserve"> 2000—2020 </w:t>
      </w:r>
      <w:r w:rsidR="00F0007F" w:rsidRPr="00F0007F">
        <w:rPr>
          <w:rFonts w:ascii="Times New Roman" w:hAnsi="Times New Roman" w:cs="Times New Roman"/>
          <w:szCs w:val="24"/>
          <w:lang w:eastAsia="zh-CN"/>
        </w:rPr>
        <w:t>年；铁浓度全球长期趋势不明显，多数海区</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集中在</w:t>
      </w:r>
      <w:r w:rsidR="00F0007F" w:rsidRPr="00F0007F">
        <w:rPr>
          <w:rFonts w:ascii="Times New Roman" w:hAnsi="Times New Roman" w:cs="Times New Roman"/>
          <w:szCs w:val="24"/>
          <w:lang w:eastAsia="zh-CN"/>
        </w:rPr>
        <w:t xml:space="preserve"> 2040—2060 </w:t>
      </w:r>
      <w:r w:rsidR="00F0007F" w:rsidRPr="00F0007F">
        <w:rPr>
          <w:rFonts w:ascii="Times New Roman" w:hAnsi="Times New Roman" w:cs="Times New Roman"/>
          <w:szCs w:val="24"/>
          <w:lang w:eastAsia="zh-CN"/>
        </w:rPr>
        <w:t>年。低营养级变量</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更晚、空间更破碎，基本在</w:t>
      </w:r>
      <w:r w:rsidR="00F0007F" w:rsidRPr="00F0007F">
        <w:rPr>
          <w:rFonts w:ascii="Times New Roman" w:hAnsi="Times New Roman" w:cs="Times New Roman"/>
          <w:szCs w:val="24"/>
          <w:lang w:eastAsia="zh-CN"/>
        </w:rPr>
        <w:t xml:space="preserve"> 2040—2060 </w:t>
      </w:r>
      <w:r w:rsidR="00F0007F" w:rsidRPr="00F0007F">
        <w:rPr>
          <w:rFonts w:ascii="Times New Roman" w:hAnsi="Times New Roman" w:cs="Times New Roman"/>
          <w:szCs w:val="24"/>
          <w:lang w:eastAsia="zh-CN"/>
        </w:rPr>
        <w:t>年之间，小型浮游植物和硅藻存在竞争关系，中型浮游动物与硅藻变化较一致。三类鱼类功能群全球年平均序列均下降，浮泳鱼下降</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最早，部分海区早于</w:t>
      </w:r>
      <w:r w:rsidR="00F0007F" w:rsidRPr="00F0007F">
        <w:rPr>
          <w:rFonts w:ascii="Times New Roman" w:hAnsi="Times New Roman" w:cs="Times New Roman"/>
          <w:szCs w:val="24"/>
          <w:lang w:eastAsia="zh-CN"/>
        </w:rPr>
        <w:t xml:space="preserve"> 1980 </w:t>
      </w:r>
      <w:r w:rsidR="00F0007F" w:rsidRPr="00F0007F">
        <w:rPr>
          <w:rFonts w:ascii="Times New Roman" w:hAnsi="Times New Roman" w:cs="Times New Roman"/>
          <w:szCs w:val="24"/>
          <w:lang w:eastAsia="zh-CN"/>
        </w:rPr>
        <w:t>年；饵料鱼下降</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分布较广，主要在</w:t>
      </w:r>
      <w:r w:rsidR="00F0007F" w:rsidRPr="00F0007F">
        <w:rPr>
          <w:rFonts w:ascii="Times New Roman" w:hAnsi="Times New Roman" w:cs="Times New Roman"/>
          <w:szCs w:val="24"/>
          <w:lang w:eastAsia="zh-CN"/>
        </w:rPr>
        <w:t xml:space="preserve"> 2000—2020 </w:t>
      </w:r>
      <w:r w:rsidR="00F0007F" w:rsidRPr="00F0007F">
        <w:rPr>
          <w:rFonts w:ascii="Times New Roman" w:hAnsi="Times New Roman" w:cs="Times New Roman"/>
          <w:szCs w:val="24"/>
          <w:lang w:eastAsia="zh-CN"/>
        </w:rPr>
        <w:t>年；底栖鱼出现下降趋势最晚，</w:t>
      </w:r>
      <w:r w:rsidR="00F0007F" w:rsidRPr="00F0007F">
        <w:rPr>
          <w:rFonts w:ascii="Times New Roman" w:hAnsi="Times New Roman" w:cs="Times New Roman"/>
          <w:szCs w:val="24"/>
          <w:lang w:eastAsia="zh-CN"/>
        </w:rPr>
        <w:t xml:space="preserve">ToE </w:t>
      </w:r>
      <w:r w:rsidR="00F0007F" w:rsidRPr="00F0007F">
        <w:rPr>
          <w:rFonts w:ascii="Times New Roman" w:hAnsi="Times New Roman" w:cs="Times New Roman"/>
          <w:szCs w:val="24"/>
          <w:lang w:eastAsia="zh-CN"/>
        </w:rPr>
        <w:t>仅局限在印度洋、北冰洋及南极大陆边缘等区域。</w:t>
      </w:r>
      <w:r w:rsidR="00322EBC" w:rsidRPr="00322EBC">
        <w:rPr>
          <w:rFonts w:ascii="Times New Roman" w:hAnsi="Times New Roman" w:cs="Times New Roman"/>
          <w:szCs w:val="24"/>
          <w:lang w:eastAsia="zh-CN"/>
        </w:rPr>
        <w:t>研究</w:t>
      </w:r>
      <w:r w:rsidR="00322EBC">
        <w:rPr>
          <w:rFonts w:ascii="Times New Roman" w:hAnsi="Times New Roman" w:cs="Times New Roman" w:hint="eastAsia"/>
          <w:szCs w:val="24"/>
          <w:lang w:eastAsia="zh-CN"/>
        </w:rPr>
        <w:t>表明</w:t>
      </w:r>
      <w:r w:rsidR="00322EBC" w:rsidRPr="00322EBC">
        <w:rPr>
          <w:rFonts w:ascii="Times New Roman" w:hAnsi="Times New Roman" w:cs="Times New Roman"/>
          <w:szCs w:val="24"/>
          <w:lang w:eastAsia="zh-CN"/>
        </w:rPr>
        <w:t>，</w:t>
      </w:r>
      <w:r w:rsidR="00584110" w:rsidRPr="0016418F">
        <w:rPr>
          <w:lang w:eastAsia="zh-CN"/>
        </w:rPr>
        <w:t>气候变化信号在全球海洋生态系统中的传播具有明显的营养级层次性</w:t>
      </w:r>
      <w:r w:rsidR="00584110">
        <w:rPr>
          <w:rFonts w:hint="eastAsia"/>
          <w:lang w:eastAsia="zh-CN"/>
        </w:rPr>
        <w:t>，</w:t>
      </w:r>
      <w:r w:rsidR="00E8753C">
        <w:rPr>
          <w:rFonts w:hint="eastAsia"/>
          <w:lang w:eastAsia="zh-CN"/>
        </w:rPr>
        <w:t>这</w:t>
      </w:r>
      <w:r w:rsidR="00584110" w:rsidRPr="00584110">
        <w:rPr>
          <w:rFonts w:ascii="Times New Roman" w:hAnsi="Times New Roman" w:cs="Times New Roman"/>
          <w:szCs w:val="24"/>
          <w:lang w:eastAsia="zh-CN"/>
        </w:rPr>
        <w:t>有助于判断不同生态层级对气候强迫</w:t>
      </w:r>
      <w:r w:rsidR="00E8753C">
        <w:rPr>
          <w:rFonts w:ascii="Times New Roman" w:hAnsi="Times New Roman" w:cs="Times New Roman" w:hint="eastAsia"/>
          <w:szCs w:val="24"/>
          <w:lang w:eastAsia="zh-CN"/>
        </w:rPr>
        <w:t>响应</w:t>
      </w:r>
      <w:r w:rsidR="00470230">
        <w:rPr>
          <w:rFonts w:ascii="Times New Roman" w:hAnsi="Times New Roman" w:cs="Times New Roman" w:hint="eastAsia"/>
          <w:szCs w:val="24"/>
          <w:lang w:eastAsia="zh-CN"/>
        </w:rPr>
        <w:t>的先后及</w:t>
      </w:r>
      <w:r w:rsidR="00584110" w:rsidRPr="00584110">
        <w:rPr>
          <w:rFonts w:ascii="Times New Roman" w:hAnsi="Times New Roman" w:cs="Times New Roman"/>
          <w:szCs w:val="24"/>
          <w:lang w:eastAsia="zh-CN"/>
        </w:rPr>
        <w:t>潜在风险区域</w:t>
      </w:r>
      <w:r w:rsidR="00584110">
        <w:rPr>
          <w:rFonts w:ascii="Times New Roman" w:hAnsi="Times New Roman" w:cs="Times New Roman" w:hint="eastAsia"/>
          <w:szCs w:val="24"/>
          <w:lang w:eastAsia="zh-CN"/>
        </w:rPr>
        <w:t>。</w:t>
      </w:r>
    </w:p>
    <w:p w14:paraId="23F40718" w14:textId="02FD2DDD" w:rsidR="0046439A" w:rsidRDefault="0046439A" w:rsidP="0046439A">
      <w:pPr>
        <w:spacing w:after="0" w:line="360" w:lineRule="auto"/>
        <w:jc w:val="both"/>
        <w:rPr>
          <w:rFonts w:cs="Times New Roman"/>
          <w:szCs w:val="24"/>
          <w:lang w:eastAsia="zh-CN"/>
        </w:rPr>
      </w:pPr>
      <w:r w:rsidRPr="00716ADF">
        <w:rPr>
          <w:rFonts w:ascii="黑体" w:eastAsia="黑体" w:hAnsi="黑体" w:cs="Times New Roman" w:hint="eastAsia"/>
          <w:szCs w:val="24"/>
          <w:lang w:eastAsia="zh-CN"/>
        </w:rPr>
        <w:t>关键词：</w:t>
      </w:r>
      <w:r w:rsidRPr="00716ADF">
        <w:rPr>
          <w:rFonts w:cs="Times New Roman" w:hint="eastAsia"/>
          <w:szCs w:val="24"/>
          <w:lang w:eastAsia="zh-CN"/>
        </w:rPr>
        <w:t>海洋生态系统</w:t>
      </w:r>
      <w:r>
        <w:rPr>
          <w:rFonts w:cs="Times New Roman" w:hint="eastAsia"/>
          <w:szCs w:val="24"/>
          <w:lang w:eastAsia="zh-CN"/>
        </w:rPr>
        <w:t>；气候变化信号；出现时间</w:t>
      </w:r>
      <w:r w:rsidR="00584110">
        <w:rPr>
          <w:rFonts w:cs="Times New Roman" w:hint="eastAsia"/>
          <w:szCs w:val="24"/>
          <w:lang w:eastAsia="zh-CN"/>
        </w:rPr>
        <w:t>；</w:t>
      </w:r>
      <w:r w:rsidR="00584110" w:rsidRPr="00322EBC">
        <w:rPr>
          <w:rFonts w:ascii="Times New Roman" w:hAnsi="Times New Roman" w:cs="Times New Roman"/>
          <w:szCs w:val="24"/>
          <w:lang w:eastAsia="zh-CN"/>
        </w:rPr>
        <w:t>CESM2-FEISTY</w:t>
      </w:r>
    </w:p>
    <w:p w14:paraId="63C0F923" w14:textId="77777777" w:rsidR="0046439A" w:rsidRDefault="0046439A" w:rsidP="0046439A">
      <w:pPr>
        <w:rPr>
          <w:rFonts w:cs="Times New Roman"/>
          <w:szCs w:val="24"/>
          <w:lang w:eastAsia="zh-CN"/>
        </w:rPr>
      </w:pPr>
    </w:p>
    <w:p w14:paraId="7D22903F" w14:textId="77777777" w:rsidR="0046439A" w:rsidRDefault="0046439A" w:rsidP="0046439A">
      <w:pPr>
        <w:rPr>
          <w:rFonts w:cs="Times New Roman"/>
          <w:szCs w:val="24"/>
          <w:lang w:eastAsia="zh-CN"/>
        </w:rPr>
      </w:pPr>
    </w:p>
    <w:p w14:paraId="3204CD9A" w14:textId="77777777" w:rsidR="0046439A" w:rsidRDefault="0046439A" w:rsidP="0046439A">
      <w:pPr>
        <w:rPr>
          <w:rFonts w:cs="Times New Roman"/>
          <w:szCs w:val="24"/>
          <w:lang w:eastAsia="zh-CN"/>
        </w:rPr>
      </w:pPr>
    </w:p>
    <w:p w14:paraId="7D506B94" w14:textId="77777777" w:rsidR="0046439A" w:rsidRDefault="0046439A" w:rsidP="0046439A">
      <w:pPr>
        <w:rPr>
          <w:rFonts w:cs="Times New Roman"/>
          <w:szCs w:val="24"/>
          <w:lang w:eastAsia="zh-CN"/>
        </w:rPr>
      </w:pPr>
    </w:p>
    <w:p w14:paraId="113BF66B" w14:textId="77777777" w:rsidR="0046439A" w:rsidRDefault="0046439A" w:rsidP="0046439A">
      <w:pPr>
        <w:rPr>
          <w:rFonts w:cs="Times New Roman"/>
          <w:szCs w:val="24"/>
          <w:lang w:eastAsia="zh-CN"/>
        </w:rPr>
      </w:pPr>
    </w:p>
    <w:p w14:paraId="44691ED8" w14:textId="77777777" w:rsidR="0046439A" w:rsidRDefault="0046439A" w:rsidP="0046439A">
      <w:pPr>
        <w:rPr>
          <w:rFonts w:cs="Times New Roman"/>
          <w:szCs w:val="24"/>
          <w:lang w:eastAsia="zh-CN"/>
        </w:rPr>
      </w:pPr>
    </w:p>
    <w:p w14:paraId="0FD1123F" w14:textId="77777777" w:rsidR="0046439A" w:rsidRDefault="0046439A" w:rsidP="0046439A">
      <w:pPr>
        <w:rPr>
          <w:rFonts w:cs="Times New Roman"/>
          <w:szCs w:val="24"/>
          <w:lang w:eastAsia="zh-CN"/>
        </w:rPr>
      </w:pPr>
    </w:p>
    <w:p w14:paraId="62B5C331" w14:textId="77777777" w:rsidR="0046439A" w:rsidRDefault="0046439A" w:rsidP="0046439A">
      <w:pPr>
        <w:rPr>
          <w:rFonts w:cs="Times New Roman"/>
          <w:szCs w:val="24"/>
          <w:lang w:eastAsia="zh-CN"/>
        </w:rPr>
      </w:pPr>
    </w:p>
    <w:p w14:paraId="720E1380" w14:textId="77777777" w:rsidR="0046439A" w:rsidRDefault="0046439A" w:rsidP="0046439A">
      <w:pPr>
        <w:rPr>
          <w:rFonts w:cs="Times New Roman"/>
          <w:szCs w:val="24"/>
          <w:lang w:eastAsia="zh-CN"/>
        </w:rPr>
      </w:pPr>
    </w:p>
    <w:p w14:paraId="210F1A80" w14:textId="77777777" w:rsidR="0046439A" w:rsidRDefault="0046439A" w:rsidP="0046439A">
      <w:pPr>
        <w:rPr>
          <w:rFonts w:cs="Times New Roman"/>
          <w:szCs w:val="24"/>
          <w:lang w:eastAsia="zh-CN"/>
        </w:rPr>
      </w:pPr>
    </w:p>
    <w:p w14:paraId="24DF7C68" w14:textId="77777777" w:rsidR="0046439A" w:rsidRDefault="0046439A" w:rsidP="0046439A">
      <w:pPr>
        <w:rPr>
          <w:rFonts w:cs="Times New Roman"/>
          <w:szCs w:val="24"/>
          <w:lang w:eastAsia="zh-CN"/>
        </w:rPr>
      </w:pPr>
    </w:p>
    <w:p w14:paraId="2CB46AB0" w14:textId="77777777" w:rsidR="0046439A" w:rsidRPr="007F74BF" w:rsidRDefault="0046439A" w:rsidP="0046439A">
      <w:pPr>
        <w:spacing w:after="0" w:line="480" w:lineRule="auto"/>
        <w:jc w:val="center"/>
        <w:rPr>
          <w:rFonts w:ascii="黑体" w:eastAsia="黑体" w:hAnsi="黑体" w:cs="Times New Roman"/>
          <w:b/>
          <w:bCs/>
          <w:sz w:val="30"/>
          <w:szCs w:val="30"/>
        </w:rPr>
      </w:pPr>
      <w:r w:rsidRPr="007F74BF">
        <w:rPr>
          <w:rFonts w:ascii="黑体" w:eastAsia="黑体" w:hAnsi="黑体" w:cs="Times New Roman"/>
          <w:b/>
          <w:bCs/>
          <w:sz w:val="30"/>
          <w:szCs w:val="30"/>
        </w:rPr>
        <w:t>Abstract</w:t>
      </w:r>
    </w:p>
    <w:p w14:paraId="43D400A2" w14:textId="1C33C2B5" w:rsidR="0099287B" w:rsidRDefault="0099287B" w:rsidP="0099287B">
      <w:pPr>
        <w:spacing w:after="0" w:line="360" w:lineRule="auto"/>
        <w:ind w:firstLine="480"/>
        <w:jc w:val="both"/>
        <w:rPr>
          <w:rFonts w:ascii="Times New Roman" w:eastAsia="黑体" w:hAnsi="Times New Roman" w:cs="Times New Roman"/>
          <w:szCs w:val="24"/>
        </w:rPr>
      </w:pPr>
      <w:r w:rsidRPr="0099287B">
        <w:rPr>
          <w:rFonts w:ascii="Times New Roman" w:eastAsia="黑体" w:hAnsi="Times New Roman" w:cs="Times New Roman"/>
          <w:szCs w:val="24"/>
        </w:rPr>
        <w:t>Global marine ecosystems are facing multiple stressors, including warming, acidification, deoxygenation, and enhanced stratification. Identifying when climate-change signals at different ecological levels exceed natural variability is essential for understanding the impacts of anthropogenic climate change on marine ecosystems. Based on 10 ensemble members from CESM2-LE and CESM2-FEISTY outputs, this study examines environmental variables, lower-trophic-level variables, and fish functional-group variables. The Time of Emergence (ToE) is defined as the first year in which the ensemble mean exceeds the baseline-period mean by ±2 standard deviations for five consecutive years, and regional differences are interpreted using the signal-to-noise ratio.The results show that temperature exhibits the most robust signal among the environmental variables. The ToE of increasing upper-150 m ocean temperature had already emerged across broad ocean regions around 2000. Bottom-temperature ToE occurs later than surface-layer ToE in the Southern Ocean, the Arctic Ocean, and western boundary regions of the Pacific Ocean, whereas an increasing ToE had already been detected in the North Atlantic before 1980. Among nutrients, the ToE of declining nitrate is mainly concentrated in 2020–2040, while that of silicate is mainly concentrated in 2000–2020. Iron concentrations show no clear long-term global trend, with ToE in most ocean regions occurring during 2040–2060.ToE for lower-trophic-level variables emerges later and displays more spatially fragmented patterns, generally occurring during 2040–2060. Small phytoplankton and diatoms exhibit a competitive relationship, while mesozooplankton changes are relatively consistent with diatom changes. The global annual mean time series of all three fish functional groups decline. The ToE of declining pelagic fish occurs earliest, before 1980 in some regions. The ToE of declining forage fish is more widespread and mainly occurs during 2000–2020. Demersal fish show the latest declining trend, with ToE limited to regions such as the Indian Ocean, the Arctic Ocean, and the Antarctic continental margin.This study demonstrates a clear trophic-level hierarchy in the propagation of climate-change signals through global marine ecosystems, helping to determine the sequence of responses to climate forcing across ecological levels and to identify potential risk regions.</w:t>
      </w:r>
    </w:p>
    <w:p w14:paraId="628C2CCC" w14:textId="36F771AF" w:rsidR="0046439A" w:rsidRPr="0046439A" w:rsidRDefault="0046439A" w:rsidP="0099287B">
      <w:pPr>
        <w:spacing w:after="0" w:line="360" w:lineRule="auto"/>
        <w:jc w:val="both"/>
        <w:rPr>
          <w:szCs w:val="24"/>
          <w:lang w:eastAsia="zh-CN"/>
        </w:rPr>
      </w:pPr>
      <w:r w:rsidRPr="007F74BF">
        <w:rPr>
          <w:rFonts w:ascii="Times New Roman" w:eastAsia="黑体" w:hAnsi="Times New Roman" w:cs="Times New Roman"/>
          <w:b/>
          <w:bCs/>
          <w:szCs w:val="24"/>
        </w:rPr>
        <w:t>Keywords</w:t>
      </w:r>
      <w:r w:rsidRPr="007F74BF">
        <w:rPr>
          <w:rFonts w:ascii="黑体" w:eastAsia="黑体" w:hAnsi="黑体" w:cs="Times New Roman"/>
          <w:szCs w:val="24"/>
        </w:rPr>
        <w:t xml:space="preserve">: </w:t>
      </w:r>
      <w:r w:rsidR="0099287B" w:rsidRPr="0099287B">
        <w:rPr>
          <w:rFonts w:ascii="Times New Roman" w:eastAsia="黑体" w:hAnsi="Times New Roman" w:cs="Times New Roman"/>
          <w:szCs w:val="24"/>
        </w:rPr>
        <w:t>marine ecosystem; climate</w:t>
      </w:r>
      <w:r w:rsidR="0099287B">
        <w:rPr>
          <w:rFonts w:ascii="Times New Roman" w:eastAsia="黑体" w:hAnsi="Times New Roman" w:cs="Times New Roman" w:hint="eastAsia"/>
          <w:szCs w:val="24"/>
          <w:lang w:eastAsia="zh-CN"/>
        </w:rPr>
        <w:t xml:space="preserve"> </w:t>
      </w:r>
      <w:r w:rsidR="0099287B" w:rsidRPr="0099287B">
        <w:rPr>
          <w:rFonts w:ascii="Times New Roman" w:eastAsia="黑体" w:hAnsi="Times New Roman" w:cs="Times New Roman"/>
          <w:szCs w:val="24"/>
        </w:rPr>
        <w:t>change signal; Time of Emergence; CESM2-FEISTY</w:t>
      </w:r>
    </w:p>
    <w:p w14:paraId="369F7D27" w14:textId="77777777" w:rsidR="0046439A" w:rsidRDefault="0046439A" w:rsidP="0046439A">
      <w:pPr>
        <w:spacing w:line="360" w:lineRule="auto"/>
        <w:rPr>
          <w:szCs w:val="24"/>
          <w:lang w:eastAsia="zh-CN"/>
        </w:rPr>
      </w:pPr>
    </w:p>
    <w:p w14:paraId="366192C0" w14:textId="09ACA1AC" w:rsidR="00406ED5" w:rsidRDefault="00000000">
      <w:pPr>
        <w:keepNext/>
        <w:spacing w:before="120" w:after="120" w:line="480" w:lineRule="auto"/>
        <w:rPr>
          <w:lang w:eastAsia="zh-CN"/>
        </w:rPr>
      </w:pPr>
      <w:r>
        <w:rPr>
          <w:rFonts w:ascii="黑体" w:eastAsia="黑体" w:hAnsi="黑体"/>
          <w:b/>
          <w:sz w:val="30"/>
          <w:lang w:eastAsia="zh-CN"/>
        </w:rPr>
        <w:lastRenderedPageBreak/>
        <w:t>1、引言</w:t>
      </w:r>
    </w:p>
    <w:p w14:paraId="4F78453A" w14:textId="77777777" w:rsidR="00D66DA6" w:rsidRPr="000C6F80" w:rsidRDefault="00D66DA6" w:rsidP="00D66DA6">
      <w:pPr>
        <w:keepNext/>
        <w:spacing w:before="120" w:after="120" w:line="360" w:lineRule="auto"/>
        <w:rPr>
          <w:bCs/>
          <w:sz w:val="28"/>
          <w:szCs w:val="28"/>
          <w:lang w:eastAsia="zh-CN"/>
        </w:rPr>
      </w:pPr>
      <w:r w:rsidRPr="000C6F80">
        <w:rPr>
          <w:rFonts w:ascii="黑体" w:eastAsia="黑体" w:hAnsi="黑体"/>
          <w:bCs/>
          <w:sz w:val="28"/>
          <w:szCs w:val="28"/>
          <w:lang w:eastAsia="zh-CN"/>
        </w:rPr>
        <w:t xml:space="preserve">1.1 </w:t>
      </w:r>
      <w:r w:rsidRPr="000C6F80">
        <w:rPr>
          <w:rFonts w:ascii="黑体" w:eastAsia="黑体" w:hAnsi="黑体" w:hint="eastAsia"/>
          <w:bCs/>
          <w:sz w:val="28"/>
          <w:szCs w:val="28"/>
          <w:lang w:eastAsia="zh-CN"/>
        </w:rPr>
        <w:t>研究背景</w:t>
      </w:r>
    </w:p>
    <w:p w14:paraId="5404A20D" w14:textId="2A7D7E97" w:rsidR="00D66DA6" w:rsidRDefault="00D66DA6" w:rsidP="000C6F80">
      <w:pPr>
        <w:spacing w:after="0" w:line="360" w:lineRule="auto"/>
        <w:ind w:firstLine="420"/>
        <w:jc w:val="both"/>
        <w:rPr>
          <w:lang w:eastAsia="zh-CN"/>
        </w:rPr>
      </w:pPr>
      <w:r>
        <w:rPr>
          <w:rFonts w:hint="eastAsia"/>
          <w:lang w:eastAsia="zh-CN"/>
        </w:rPr>
        <w:t>自工业革命以来，大气中人为源温室气体（如CO</w:t>
      </w:r>
      <w:r w:rsidRPr="000C6F80">
        <w:rPr>
          <w:rFonts w:hint="eastAsia"/>
          <w:vertAlign w:val="subscript"/>
          <w:lang w:eastAsia="zh-CN"/>
        </w:rPr>
        <w:t>2</w:t>
      </w:r>
      <w:r>
        <w:rPr>
          <w:rFonts w:hint="eastAsia"/>
          <w:lang w:eastAsia="zh-CN"/>
        </w:rPr>
        <w:t>）的增加改变了地球气候系统的能量平衡。海洋作为气候系统的重要组成部分，</w:t>
      </w:r>
      <w:r>
        <w:rPr>
          <w:lang w:eastAsia="zh-CN"/>
        </w:rPr>
        <w:t>吸收了</w:t>
      </w:r>
      <w:r w:rsidR="000C6F80">
        <w:rPr>
          <w:rFonts w:hint="eastAsia"/>
          <w:lang w:eastAsia="zh-CN"/>
        </w:rPr>
        <w:t>约91%</w:t>
      </w:r>
      <w:r>
        <w:rPr>
          <w:lang w:eastAsia="zh-CN"/>
        </w:rPr>
        <w:t>额外热量，</w:t>
      </w:r>
      <w:r>
        <w:rPr>
          <w:rFonts w:hint="eastAsia"/>
          <w:lang w:eastAsia="zh-CN"/>
        </w:rPr>
        <w:t>海洋同时吸收了约2</w:t>
      </w:r>
      <w:r>
        <w:rPr>
          <w:lang w:eastAsia="zh-CN"/>
        </w:rPr>
        <w:t>5%</w:t>
      </w:r>
      <w:r>
        <w:rPr>
          <w:rFonts w:hint="eastAsia"/>
          <w:lang w:eastAsia="zh-CN"/>
        </w:rPr>
        <w:t>人类活动排放的二氧化碳（CO</w:t>
      </w:r>
      <w:r w:rsidRPr="000C6F80">
        <w:rPr>
          <w:rFonts w:hint="eastAsia"/>
          <w:vertAlign w:val="subscript"/>
          <w:lang w:eastAsia="zh-CN"/>
        </w:rPr>
        <w:t>2</w:t>
      </w:r>
      <w:r>
        <w:rPr>
          <w:rFonts w:hint="eastAsia"/>
          <w:lang w:eastAsia="zh-CN"/>
        </w:rPr>
        <w:t>），使全球海洋环境持续发生显著变化。近年来，海</w:t>
      </w:r>
      <w:r>
        <w:rPr>
          <w:lang w:eastAsia="zh-CN"/>
        </w:rPr>
        <w:t>水暖化、酸化、脱氧和层化增强逐渐成为全球海洋环境变化的核心</w:t>
      </w:r>
      <w:r>
        <w:rPr>
          <w:rFonts w:hint="eastAsia"/>
          <w:lang w:eastAsia="zh-CN"/>
        </w:rPr>
        <w:t>议题</w:t>
      </w:r>
      <w:r>
        <w:rPr>
          <w:lang w:eastAsia="zh-CN"/>
        </w:rPr>
        <w:t>[</w:t>
      </w:r>
      <w:r>
        <w:rPr>
          <w:rFonts w:ascii="Times New Roman" w:eastAsia="Times New Roman" w:hAnsi="Times New Roman"/>
          <w:lang w:eastAsia="zh-CN"/>
        </w:rPr>
        <w:t>1</w:t>
      </w:r>
      <w:r>
        <w:rPr>
          <w:lang w:eastAsia="zh-CN"/>
        </w:rPr>
        <w:t>]。</w:t>
      </w:r>
      <w:r>
        <w:rPr>
          <w:rFonts w:ascii="Times New Roman" w:eastAsia="Times New Roman" w:hAnsi="Times New Roman"/>
          <w:lang w:eastAsia="zh-CN"/>
        </w:rPr>
        <w:t>IPCC</w:t>
      </w:r>
      <w:r>
        <w:rPr>
          <w:lang w:eastAsia="zh-CN"/>
        </w:rPr>
        <w:t xml:space="preserve"> 关于海洋和冰冻圈的评估指出，海洋物理环境、化学状态和生态系统</w:t>
      </w:r>
      <w:r>
        <w:rPr>
          <w:rFonts w:hint="eastAsia"/>
          <w:lang w:eastAsia="zh-CN"/>
        </w:rPr>
        <w:t>已</w:t>
      </w:r>
      <w:r>
        <w:rPr>
          <w:lang w:eastAsia="zh-CN"/>
        </w:rPr>
        <w:t>出现</w:t>
      </w:r>
      <w:r>
        <w:rPr>
          <w:rFonts w:hint="eastAsia"/>
          <w:lang w:eastAsia="zh-CN"/>
        </w:rPr>
        <w:t>一系列</w:t>
      </w:r>
      <w:r>
        <w:rPr>
          <w:lang w:eastAsia="zh-CN"/>
        </w:rPr>
        <w:t>相互关联的变化，这些变化会进一步影响对海洋资源</w:t>
      </w:r>
      <w:r>
        <w:rPr>
          <w:rFonts w:hint="eastAsia"/>
          <w:lang w:eastAsia="zh-CN"/>
        </w:rPr>
        <w:t>高度依赖</w:t>
      </w:r>
      <w:r>
        <w:rPr>
          <w:lang w:eastAsia="zh-CN"/>
        </w:rPr>
        <w:t>的人类社会[</w:t>
      </w:r>
      <w:r>
        <w:rPr>
          <w:rFonts w:ascii="Times New Roman" w:eastAsia="Times New Roman" w:hAnsi="Times New Roman"/>
          <w:lang w:eastAsia="zh-CN"/>
        </w:rPr>
        <w:t>2</w:t>
      </w:r>
      <w:r>
        <w:rPr>
          <w:lang w:eastAsia="zh-CN"/>
        </w:rPr>
        <w:t>]。</w:t>
      </w:r>
    </w:p>
    <w:p w14:paraId="50C9C0B6" w14:textId="77777777" w:rsidR="00D66DA6" w:rsidRDefault="00D66DA6" w:rsidP="000C6F80">
      <w:pPr>
        <w:spacing w:after="0" w:line="360" w:lineRule="auto"/>
        <w:ind w:firstLine="420"/>
        <w:jc w:val="both"/>
        <w:rPr>
          <w:lang w:eastAsia="zh-CN"/>
        </w:rPr>
      </w:pPr>
      <w:r>
        <w:rPr>
          <w:rFonts w:hint="eastAsia"/>
          <w:lang w:eastAsia="zh-CN"/>
        </w:rPr>
        <w:t>气候变化引起的海洋系统变化并非单一物理或化学状态的线形演变，</w:t>
      </w:r>
      <w:r w:rsidRPr="00A23F3D">
        <w:rPr>
          <w:lang w:eastAsia="zh-CN"/>
        </w:rPr>
        <w:t>还会进一步影响海洋生态系统结构与功能</w:t>
      </w:r>
      <w:r>
        <w:rPr>
          <w:rFonts w:hint="eastAsia"/>
          <w:lang w:eastAsia="zh-CN"/>
        </w:rPr>
        <w:t>。例如，随海洋热含量增加，海表温度持续升高。</w:t>
      </w:r>
      <w:r>
        <w:rPr>
          <w:lang w:eastAsia="zh-CN"/>
        </w:rPr>
        <w:t>暖化</w:t>
      </w:r>
      <w:r>
        <w:rPr>
          <w:rFonts w:hint="eastAsia"/>
          <w:lang w:eastAsia="zh-CN"/>
        </w:rPr>
        <w:t>不仅直接增强上层层化，影响营养盐向真光层的输送效率</w:t>
      </w:r>
      <w:r>
        <w:rPr>
          <w:lang w:eastAsia="zh-CN"/>
        </w:rPr>
        <w:t>[</w:t>
      </w:r>
      <w:r>
        <w:rPr>
          <w:rFonts w:ascii="Times New Roman" w:eastAsia="Times New Roman" w:hAnsi="Times New Roman"/>
          <w:lang w:eastAsia="zh-CN"/>
        </w:rPr>
        <w:t>3</w:t>
      </w:r>
      <w:r>
        <w:rPr>
          <w:lang w:eastAsia="zh-CN"/>
        </w:rPr>
        <w:t>]</w:t>
      </w:r>
      <w:r>
        <w:rPr>
          <w:rFonts w:hint="eastAsia"/>
          <w:lang w:eastAsia="zh-CN"/>
        </w:rPr>
        <w:t>，同时会</w:t>
      </w:r>
      <w:r>
        <w:rPr>
          <w:lang w:eastAsia="zh-CN"/>
        </w:rPr>
        <w:t>影响氧气</w:t>
      </w:r>
      <w:r>
        <w:rPr>
          <w:rFonts w:hint="eastAsia"/>
          <w:lang w:eastAsia="zh-CN"/>
        </w:rPr>
        <w:t>与CO</w:t>
      </w:r>
      <w:r w:rsidRPr="000C6F80">
        <w:rPr>
          <w:rFonts w:hint="eastAsia"/>
          <w:vertAlign w:val="subscript"/>
          <w:lang w:eastAsia="zh-CN"/>
        </w:rPr>
        <w:t>2</w:t>
      </w:r>
      <w:r>
        <w:rPr>
          <w:lang w:eastAsia="zh-CN"/>
        </w:rPr>
        <w:t>的溶解和混合过程</w:t>
      </w:r>
      <w:r>
        <w:rPr>
          <w:rFonts w:hint="eastAsia"/>
          <w:lang w:eastAsia="zh-CN"/>
        </w:rPr>
        <w:t>。其中，CO</w:t>
      </w:r>
      <w:r w:rsidRPr="000C6F80">
        <w:rPr>
          <w:rFonts w:hint="eastAsia"/>
          <w:vertAlign w:val="subscript"/>
          <w:lang w:eastAsia="zh-CN"/>
        </w:rPr>
        <w:t>2</w:t>
      </w:r>
      <w:r>
        <w:rPr>
          <w:lang w:eastAsia="zh-CN"/>
        </w:rPr>
        <w:t>的吸收又</w:t>
      </w:r>
      <w:r>
        <w:rPr>
          <w:rFonts w:hint="eastAsia"/>
          <w:lang w:eastAsia="zh-CN"/>
        </w:rPr>
        <w:t>进一步</w:t>
      </w:r>
      <w:r>
        <w:rPr>
          <w:lang w:eastAsia="zh-CN"/>
        </w:rPr>
        <w:t>改变海水碳酸盐体系和</w:t>
      </w:r>
      <w:r>
        <w:rPr>
          <w:rFonts w:ascii="Times New Roman" w:eastAsia="Times New Roman" w:hAnsi="Times New Roman"/>
          <w:lang w:eastAsia="zh-CN"/>
        </w:rPr>
        <w:t>pH</w:t>
      </w:r>
      <w:r>
        <w:rPr>
          <w:rFonts w:hint="eastAsia"/>
          <w:lang w:eastAsia="zh-CN"/>
        </w:rPr>
        <w:t>。这些环境因素在调控</w:t>
      </w:r>
      <w:r>
        <w:rPr>
          <w:lang w:eastAsia="zh-CN"/>
        </w:rPr>
        <w:t>浮游植物生产、浮游动物摄食、颗粒有机碳输出和鱼类</w:t>
      </w:r>
      <w:r>
        <w:rPr>
          <w:rFonts w:hint="eastAsia"/>
          <w:lang w:eastAsia="zh-CN"/>
        </w:rPr>
        <w:t>生长</w:t>
      </w:r>
      <w:r>
        <w:rPr>
          <w:lang w:eastAsia="zh-CN"/>
        </w:rPr>
        <w:t>等</w:t>
      </w:r>
      <w:r>
        <w:rPr>
          <w:rFonts w:hint="eastAsia"/>
          <w:lang w:eastAsia="zh-CN"/>
        </w:rPr>
        <w:t>生态过程方面发挥着重要作用</w:t>
      </w:r>
      <w:r>
        <w:rPr>
          <w:lang w:eastAsia="zh-CN"/>
        </w:rPr>
        <w:t>[</w:t>
      </w:r>
      <w:r>
        <w:rPr>
          <w:rFonts w:ascii="Times New Roman" w:eastAsia="Times New Roman" w:hAnsi="Times New Roman"/>
          <w:lang w:eastAsia="zh-CN"/>
        </w:rPr>
        <w:t>4</w:t>
      </w:r>
      <w:r>
        <w:rPr>
          <w:lang w:eastAsia="zh-CN"/>
        </w:rPr>
        <w:t>]</w:t>
      </w:r>
      <w:r>
        <w:rPr>
          <w:rFonts w:hint="eastAsia"/>
          <w:lang w:eastAsia="zh-CN"/>
        </w:rPr>
        <w:t>，其变化不可避免会传导至各营养级生物量及相关的生物地球化学循环。以往观测表明，</w:t>
      </w:r>
      <w:r>
        <w:rPr>
          <w:lang w:eastAsia="zh-CN"/>
        </w:rPr>
        <w:t>全球海洋物种的分布、群落结构已经出现了和海洋暖化相一致的变化[</w:t>
      </w:r>
      <w:r>
        <w:rPr>
          <w:rFonts w:ascii="Times New Roman" w:eastAsia="Times New Roman" w:hAnsi="Times New Roman"/>
          <w:lang w:eastAsia="zh-CN"/>
        </w:rPr>
        <w:t>7</w:t>
      </w:r>
      <w:r>
        <w:rPr>
          <w:lang w:eastAsia="zh-CN"/>
        </w:rPr>
        <w:t>]</w:t>
      </w:r>
      <w:r>
        <w:rPr>
          <w:rFonts w:hint="eastAsia"/>
          <w:lang w:eastAsia="zh-CN"/>
        </w:rPr>
        <w:t>，气候变化也通过影响</w:t>
      </w:r>
      <w:r>
        <w:rPr>
          <w:lang w:eastAsia="zh-CN"/>
        </w:rPr>
        <w:t>生产力、栖息地</w:t>
      </w:r>
      <w:r>
        <w:rPr>
          <w:rFonts w:hint="eastAsia"/>
          <w:lang w:eastAsia="zh-CN"/>
        </w:rPr>
        <w:t>及</w:t>
      </w:r>
      <w:r>
        <w:rPr>
          <w:lang w:eastAsia="zh-CN"/>
        </w:rPr>
        <w:t>种群过程</w:t>
      </w:r>
      <w:r>
        <w:rPr>
          <w:rFonts w:hint="eastAsia"/>
          <w:lang w:eastAsia="zh-CN"/>
        </w:rPr>
        <w:t>引起</w:t>
      </w:r>
      <w:r>
        <w:rPr>
          <w:lang w:eastAsia="zh-CN"/>
        </w:rPr>
        <w:t>部分海区的渔业资源最大可持续产量</w:t>
      </w:r>
      <w:r>
        <w:rPr>
          <w:rFonts w:hint="eastAsia"/>
          <w:lang w:eastAsia="zh-CN"/>
        </w:rPr>
        <w:t>的变化</w:t>
      </w:r>
      <w:r>
        <w:rPr>
          <w:lang w:eastAsia="zh-CN"/>
        </w:rPr>
        <w:t>[</w:t>
      </w:r>
      <w:r>
        <w:rPr>
          <w:rFonts w:ascii="Times New Roman" w:eastAsia="Times New Roman" w:hAnsi="Times New Roman"/>
          <w:lang w:eastAsia="zh-CN"/>
        </w:rPr>
        <w:t>9</w:t>
      </w:r>
      <w:r>
        <w:rPr>
          <w:lang w:eastAsia="zh-CN"/>
        </w:rPr>
        <w:t>]。</w:t>
      </w:r>
    </w:p>
    <w:p w14:paraId="66F2E6D9" w14:textId="77777777" w:rsidR="00D66DA6" w:rsidRDefault="00D66DA6" w:rsidP="000C6F80">
      <w:pPr>
        <w:spacing w:after="0" w:line="360" w:lineRule="auto"/>
        <w:ind w:firstLine="420"/>
        <w:jc w:val="both"/>
        <w:rPr>
          <w:lang w:eastAsia="zh-CN"/>
        </w:rPr>
      </w:pPr>
      <w:r>
        <w:rPr>
          <w:rFonts w:hint="eastAsia"/>
          <w:lang w:eastAsia="zh-CN"/>
        </w:rPr>
        <w:t>然而，海洋生态系统同时具有很多内部自然变率，包括由</w:t>
      </w:r>
      <w:r w:rsidRPr="007E0467">
        <w:rPr>
          <w:lang w:eastAsia="zh-CN"/>
        </w:rPr>
        <w:t>厄尔尼诺—南方涛动、太平洋年代际振荡、大西洋多年代际振荡以及海洋环流变化等过程，均会导致海洋温度、营养盐、初级生产力及生物量在年际至年代际尺度发生显著波动</w:t>
      </w:r>
      <w:r>
        <w:rPr>
          <w:rFonts w:hint="eastAsia"/>
          <w:lang w:eastAsia="zh-CN"/>
        </w:rPr>
        <w:t>。</w:t>
      </w:r>
      <w:r w:rsidRPr="00690141">
        <w:rPr>
          <w:lang w:eastAsia="zh-CN"/>
        </w:rPr>
        <w:t>因此，</w:t>
      </w:r>
      <w:r w:rsidRPr="00592100">
        <w:rPr>
          <w:lang w:eastAsia="zh-CN"/>
        </w:rPr>
        <w:t>判断生态系统是否已经受到人为气候变化的影响不</w:t>
      </w:r>
      <w:r w:rsidRPr="00592100">
        <w:rPr>
          <w:rFonts w:hint="eastAsia"/>
          <w:lang w:eastAsia="zh-CN"/>
        </w:rPr>
        <w:t>只</w:t>
      </w:r>
      <w:r w:rsidRPr="00592100">
        <w:rPr>
          <w:lang w:eastAsia="zh-CN"/>
        </w:rPr>
        <w:t>取决于</w:t>
      </w:r>
      <w:r>
        <w:rPr>
          <w:rFonts w:hint="eastAsia"/>
          <w:lang w:eastAsia="zh-CN"/>
        </w:rPr>
        <w:t>短期</w:t>
      </w:r>
      <w:r w:rsidRPr="00592100">
        <w:rPr>
          <w:lang w:eastAsia="zh-CN"/>
        </w:rPr>
        <w:t>的</w:t>
      </w:r>
      <w:r>
        <w:rPr>
          <w:rFonts w:hint="eastAsia"/>
          <w:lang w:eastAsia="zh-CN"/>
        </w:rPr>
        <w:t>变化幅度。</w:t>
      </w:r>
      <w:r w:rsidRPr="00690141">
        <w:rPr>
          <w:lang w:eastAsia="zh-CN"/>
        </w:rPr>
        <w:t>仅依据长期趋势并不足以判断某一生态变量是否已经受到人为气候变化影响。某些变量虽然存在</w:t>
      </w:r>
      <w:r>
        <w:rPr>
          <w:rFonts w:hint="eastAsia"/>
          <w:lang w:eastAsia="zh-CN"/>
        </w:rPr>
        <w:t>一定</w:t>
      </w:r>
      <w:r w:rsidRPr="00690141">
        <w:rPr>
          <w:lang w:eastAsia="zh-CN"/>
        </w:rPr>
        <w:t>变化趋势，但如果其变化仍处于历史自然波动范围之内，则难以认为气候变化信号已经被稳定识别。</w:t>
      </w:r>
      <w:r w:rsidRPr="00BC313F">
        <w:rPr>
          <w:lang w:eastAsia="zh-CN"/>
        </w:rPr>
        <w:t>因此，如何从</w:t>
      </w:r>
      <w:r>
        <w:rPr>
          <w:rFonts w:hint="eastAsia"/>
          <w:lang w:eastAsia="zh-CN"/>
        </w:rPr>
        <w:t>复杂</w:t>
      </w:r>
      <w:r w:rsidRPr="00BC313F">
        <w:rPr>
          <w:lang w:eastAsia="zh-CN"/>
        </w:rPr>
        <w:t>的内部自然变率中识别人为气候变化信号，成为当前海洋生态系统研究的重要科学问题。</w:t>
      </w:r>
    </w:p>
    <w:p w14:paraId="0F8EFFC8" w14:textId="7715C478" w:rsidR="00D66DA6" w:rsidRDefault="00D66DA6" w:rsidP="000C6F80">
      <w:pPr>
        <w:spacing w:after="0" w:line="360" w:lineRule="auto"/>
        <w:ind w:firstLine="420"/>
        <w:jc w:val="both"/>
        <w:rPr>
          <w:lang w:eastAsia="zh-CN"/>
        </w:rPr>
      </w:pPr>
      <w:r>
        <w:rPr>
          <w:rFonts w:hint="eastAsia"/>
          <w:lang w:eastAsia="zh-CN"/>
        </w:rPr>
        <w:t>针对这一研究需求，</w:t>
      </w:r>
      <w:r>
        <w:rPr>
          <w:rFonts w:ascii="Times New Roman" w:eastAsia="Times New Roman" w:hAnsi="Times New Roman"/>
          <w:lang w:eastAsia="zh-CN"/>
        </w:rPr>
        <w:t>Hawkins</w:t>
      </w:r>
      <w:r>
        <w:rPr>
          <w:lang w:eastAsia="zh-CN"/>
        </w:rPr>
        <w:t>和</w:t>
      </w:r>
      <w:r>
        <w:rPr>
          <w:rFonts w:ascii="Times New Roman" w:eastAsia="Times New Roman" w:hAnsi="Times New Roman"/>
          <w:lang w:eastAsia="zh-CN"/>
        </w:rPr>
        <w:t>Sutton</w:t>
      </w:r>
      <w:r>
        <w:rPr>
          <w:rFonts w:hint="eastAsia"/>
          <w:lang w:eastAsia="zh-CN"/>
        </w:rPr>
        <w:t>提出了</w:t>
      </w:r>
      <w:r>
        <w:rPr>
          <w:lang w:eastAsia="zh-CN"/>
        </w:rPr>
        <w:t>气候变化信号的出现时间</w:t>
      </w:r>
      <w:r>
        <w:rPr>
          <w:rFonts w:cs="宋体" w:hint="eastAsia"/>
          <w:lang w:eastAsia="zh-CN"/>
        </w:rPr>
        <w:t>（</w:t>
      </w:r>
      <w:r>
        <w:rPr>
          <w:rFonts w:ascii="Times New Roman" w:eastAsia="Times New Roman" w:hAnsi="Times New Roman"/>
          <w:lang w:eastAsia="zh-CN"/>
        </w:rPr>
        <w:t>Time</w:t>
      </w:r>
      <w:r>
        <w:rPr>
          <w:lang w:eastAsia="zh-CN"/>
        </w:rPr>
        <w:t xml:space="preserve"> </w:t>
      </w:r>
      <w:r>
        <w:rPr>
          <w:rFonts w:ascii="Times New Roman" w:eastAsia="Times New Roman" w:hAnsi="Times New Roman"/>
          <w:lang w:eastAsia="zh-CN"/>
        </w:rPr>
        <w:t>of</w:t>
      </w:r>
      <w:r>
        <w:rPr>
          <w:lang w:eastAsia="zh-CN"/>
        </w:rPr>
        <w:t xml:space="preserve"> </w:t>
      </w:r>
      <w:r>
        <w:rPr>
          <w:rFonts w:ascii="Times New Roman" w:eastAsia="Times New Roman" w:hAnsi="Times New Roman"/>
          <w:lang w:eastAsia="zh-CN"/>
        </w:rPr>
        <w:t>Emergence</w:t>
      </w:r>
      <w:r>
        <w:rPr>
          <w:lang w:eastAsia="zh-CN"/>
        </w:rPr>
        <w:t>，</w:t>
      </w:r>
      <w:r>
        <w:rPr>
          <w:rFonts w:ascii="Times New Roman" w:eastAsia="Times New Roman" w:hAnsi="Times New Roman"/>
          <w:lang w:eastAsia="zh-CN"/>
        </w:rPr>
        <w:t>ToE</w:t>
      </w:r>
      <w:r>
        <w:rPr>
          <w:rFonts w:cs="宋体" w:hint="eastAsia"/>
          <w:lang w:eastAsia="zh-CN"/>
        </w:rPr>
        <w:t>）的概念来</w:t>
      </w:r>
      <w:r>
        <w:rPr>
          <w:lang w:eastAsia="zh-CN"/>
        </w:rPr>
        <w:t>描述外部强迫信号相对于内部自然变率变得可识别的时间[</w:t>
      </w:r>
      <w:r>
        <w:rPr>
          <w:rFonts w:ascii="Times New Roman" w:eastAsia="Times New Roman" w:hAnsi="Times New Roman"/>
          <w:lang w:eastAsia="zh-CN"/>
        </w:rPr>
        <w:t>12</w:t>
      </w:r>
      <w:r>
        <w:rPr>
          <w:lang w:eastAsia="zh-CN"/>
        </w:rPr>
        <w:t>]。</w:t>
      </w:r>
      <w:r>
        <w:rPr>
          <w:rFonts w:ascii="Times New Roman" w:eastAsia="Times New Roman" w:hAnsi="Times New Roman"/>
          <w:lang w:eastAsia="zh-CN"/>
        </w:rPr>
        <w:t>ToE</w:t>
      </w:r>
      <w:r>
        <w:rPr>
          <w:rFonts w:hint="eastAsia"/>
          <w:lang w:eastAsia="zh-CN"/>
        </w:rPr>
        <w:t>主旨在于描述变化何时超过其</w:t>
      </w:r>
      <w:r w:rsidRPr="0071239F">
        <w:rPr>
          <w:lang w:eastAsia="zh-CN"/>
        </w:rPr>
        <w:t>自然波动</w:t>
      </w:r>
      <w:r>
        <w:rPr>
          <w:rFonts w:hint="eastAsia"/>
          <w:lang w:eastAsia="zh-CN"/>
        </w:rPr>
        <w:t>范围，而非描述某个变量是否发生变化。</w:t>
      </w:r>
      <w:r w:rsidR="00E272C2">
        <w:rPr>
          <w:rFonts w:hint="eastAsia"/>
          <w:lang w:eastAsia="zh-CN"/>
        </w:rPr>
        <w:t>综合分析气候变化信号及其出现时间，可更系统地</w:t>
      </w:r>
      <w:r w:rsidR="00F94421">
        <w:rPr>
          <w:rFonts w:hint="eastAsia"/>
          <w:lang w:eastAsia="zh-CN"/>
        </w:rPr>
        <w:t>解析自然系统对气候变化的响应</w:t>
      </w:r>
      <w:r w:rsidR="00F06284">
        <w:rPr>
          <w:rFonts w:hint="eastAsia"/>
          <w:lang w:eastAsia="zh-CN"/>
        </w:rPr>
        <w:t>特征。</w:t>
      </w:r>
    </w:p>
    <w:p w14:paraId="163716A4" w14:textId="7DC40188" w:rsidR="00F06284" w:rsidRPr="000C6F80" w:rsidRDefault="00F06284" w:rsidP="000C6F80">
      <w:pPr>
        <w:keepNext/>
        <w:spacing w:before="120" w:after="120" w:line="360" w:lineRule="auto"/>
        <w:rPr>
          <w:bCs/>
          <w:sz w:val="28"/>
          <w:szCs w:val="28"/>
          <w:lang w:eastAsia="zh-CN"/>
        </w:rPr>
      </w:pPr>
      <w:r w:rsidRPr="000C6F80">
        <w:rPr>
          <w:rFonts w:ascii="黑体" w:eastAsia="黑体" w:hAnsi="黑体"/>
          <w:bCs/>
          <w:sz w:val="28"/>
          <w:szCs w:val="28"/>
          <w:lang w:eastAsia="zh-CN"/>
        </w:rPr>
        <w:lastRenderedPageBreak/>
        <w:t>1.</w:t>
      </w:r>
      <w:r w:rsidRPr="000C6F80">
        <w:rPr>
          <w:rFonts w:ascii="黑体" w:eastAsia="黑体" w:hAnsi="黑体" w:hint="eastAsia"/>
          <w:bCs/>
          <w:sz w:val="28"/>
          <w:szCs w:val="28"/>
          <w:lang w:eastAsia="zh-CN"/>
        </w:rPr>
        <w:t>2</w:t>
      </w:r>
      <w:r w:rsidRPr="000C6F80">
        <w:rPr>
          <w:rFonts w:ascii="黑体" w:eastAsia="黑体" w:hAnsi="黑体"/>
          <w:bCs/>
          <w:sz w:val="28"/>
          <w:szCs w:val="28"/>
          <w:lang w:eastAsia="zh-CN"/>
        </w:rPr>
        <w:t xml:space="preserve"> </w:t>
      </w:r>
      <w:r w:rsidRPr="000C6F80">
        <w:rPr>
          <w:rFonts w:ascii="黑体" w:eastAsia="黑体" w:hAnsi="黑体" w:hint="eastAsia"/>
          <w:bCs/>
          <w:sz w:val="28"/>
          <w:szCs w:val="28"/>
          <w:lang w:eastAsia="zh-CN"/>
        </w:rPr>
        <w:t>国内外研究进展</w:t>
      </w:r>
    </w:p>
    <w:p w14:paraId="53D9C05F" w14:textId="34974395" w:rsidR="002204A1" w:rsidRPr="00C057DF" w:rsidRDefault="002204A1" w:rsidP="002204A1">
      <w:pPr>
        <w:spacing w:after="0" w:line="360" w:lineRule="auto"/>
        <w:ind w:firstLine="420"/>
        <w:jc w:val="both"/>
        <w:rPr>
          <w:rFonts w:ascii="Times New Roman" w:hAnsi="Times New Roman" w:cs="Times New Roman"/>
          <w:lang w:eastAsia="zh-CN"/>
        </w:rPr>
      </w:pP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方法在海洋生物地球化学研究中已经得到较多应</w:t>
      </w:r>
      <w:r>
        <w:rPr>
          <w:rFonts w:ascii="Times New Roman" w:hAnsi="Times New Roman" w:cs="Times New Roman" w:hint="eastAsia"/>
          <w:lang w:eastAsia="zh-CN"/>
        </w:rPr>
        <w:t>用。</w:t>
      </w:r>
      <w:r w:rsidRPr="00C057DF">
        <w:rPr>
          <w:rFonts w:ascii="Times New Roman" w:eastAsia="Times New Roman" w:hAnsi="Times New Roman" w:cs="Times New Roman"/>
          <w:lang w:eastAsia="zh-CN"/>
        </w:rPr>
        <w:t>Keller</w:t>
      </w:r>
      <w:r w:rsidRPr="00C057DF">
        <w:rPr>
          <w:rFonts w:ascii="Times New Roman" w:hAnsi="Times New Roman" w:cs="Times New Roman"/>
          <w:lang w:eastAsia="zh-CN"/>
        </w:rPr>
        <w:t xml:space="preserve"> </w:t>
      </w:r>
      <w:r w:rsidRPr="00C057DF">
        <w:rPr>
          <w:rFonts w:ascii="Times New Roman" w:hAnsi="Times New Roman" w:cs="Times New Roman"/>
          <w:lang w:eastAsia="zh-CN"/>
        </w:rPr>
        <w:t>等</w:t>
      </w:r>
      <w:r>
        <w:rPr>
          <w:rFonts w:ascii="Times New Roman" w:hAnsi="Times New Roman" w:cs="Times New Roman" w:hint="eastAsia"/>
          <w:lang w:eastAsia="zh-CN"/>
        </w:rPr>
        <w:t>率先</w:t>
      </w:r>
      <w:r w:rsidRPr="00C057DF">
        <w:rPr>
          <w:rFonts w:ascii="Times New Roman" w:hAnsi="Times New Roman" w:cs="Times New Roman" w:hint="eastAsia"/>
          <w:lang w:eastAsia="zh-CN"/>
        </w:rPr>
        <w:t>将</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运用在海洋生物地球化学领域，计算了温度、</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、氧气、硝酸盐和净初级生产力等变量的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，指出</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和温度</w:t>
      </w:r>
      <w:r>
        <w:rPr>
          <w:rFonts w:ascii="Times New Roman" w:hAnsi="Times New Roman" w:cs="Times New Roman" w:hint="eastAsia"/>
          <w:lang w:eastAsia="zh-CN"/>
        </w:rPr>
        <w:t>等</w:t>
      </w:r>
      <w:r w:rsidRPr="00C057DF">
        <w:rPr>
          <w:rFonts w:ascii="Times New Roman" w:hAnsi="Times New Roman" w:cs="Times New Roman"/>
          <w:lang w:eastAsia="zh-CN"/>
        </w:rPr>
        <w:t>受外部强迫控制较强</w:t>
      </w:r>
      <w:r>
        <w:rPr>
          <w:rFonts w:ascii="Times New Roman" w:hAnsi="Times New Roman" w:cs="Times New Roman" w:hint="eastAsia"/>
          <w:lang w:eastAsia="zh-CN"/>
        </w:rPr>
        <w:t>的</w:t>
      </w:r>
      <w:r w:rsidRPr="00C057DF">
        <w:rPr>
          <w:rFonts w:ascii="Times New Roman" w:hAnsi="Times New Roman" w:cs="Times New Roman"/>
          <w:lang w:eastAsia="zh-CN"/>
        </w:rPr>
        <w:t>变量</w:t>
      </w:r>
      <w:r>
        <w:rPr>
          <w:rFonts w:ascii="Times New Roman" w:hAnsi="Times New Roman" w:cs="Times New Roman" w:hint="eastAsia"/>
          <w:lang w:eastAsia="zh-CN"/>
        </w:rPr>
        <w:t>更</w:t>
      </w:r>
      <w:r w:rsidRPr="00C057DF">
        <w:rPr>
          <w:rFonts w:ascii="Times New Roman" w:hAnsi="Times New Roman" w:cs="Times New Roman"/>
          <w:lang w:eastAsia="zh-CN"/>
        </w:rPr>
        <w:t>容易</w:t>
      </w:r>
      <w:r>
        <w:rPr>
          <w:rFonts w:ascii="Times New Roman" w:hAnsi="Times New Roman" w:cs="Times New Roman" w:hint="eastAsia"/>
          <w:lang w:eastAsia="zh-CN"/>
        </w:rPr>
        <w:t>从自然变率中识别</w:t>
      </w:r>
      <w:r>
        <w:rPr>
          <w:rFonts w:ascii="Times New Roman" w:hAnsi="Times New Roman" w:cs="Times New Roman" w:hint="eastAsia"/>
          <w:lang w:eastAsia="zh-CN"/>
        </w:rPr>
        <w:t>ToE</w:t>
      </w:r>
      <w:r w:rsidRPr="00C057DF">
        <w:rPr>
          <w:rFonts w:ascii="Times New Roman" w:hAnsi="Times New Roman" w:cs="Times New Roman"/>
          <w:lang w:eastAsia="zh-CN"/>
        </w:rPr>
        <w:t>，而营养盐和净初级生产力受海洋环流和生态过程影响更大，</w:t>
      </w:r>
      <w:r>
        <w:rPr>
          <w:rFonts w:ascii="Times New Roman" w:hAnsi="Times New Roman" w:cs="Times New Roman" w:hint="eastAsia"/>
          <w:lang w:eastAsia="zh-CN"/>
        </w:rPr>
        <w:t>ToE</w:t>
      </w:r>
      <w:r>
        <w:rPr>
          <w:rFonts w:ascii="Times New Roman" w:hAnsi="Times New Roman" w:cs="Times New Roman" w:hint="eastAsia"/>
          <w:lang w:eastAsia="zh-CN"/>
        </w:rPr>
        <w:t>表现出</w:t>
      </w:r>
      <w:r w:rsidRPr="00C057DF">
        <w:rPr>
          <w:rFonts w:ascii="Times New Roman" w:hAnsi="Times New Roman" w:cs="Times New Roman"/>
          <w:lang w:eastAsia="zh-CN"/>
        </w:rPr>
        <w:t>更</w:t>
      </w:r>
      <w:r>
        <w:rPr>
          <w:rFonts w:ascii="Times New Roman" w:hAnsi="Times New Roman" w:cs="Times New Roman" w:hint="eastAsia"/>
          <w:lang w:eastAsia="zh-CN"/>
        </w:rPr>
        <w:t>强</w:t>
      </w:r>
      <w:r w:rsidRPr="00C057DF">
        <w:rPr>
          <w:rFonts w:ascii="Times New Roman" w:hAnsi="Times New Roman" w:cs="Times New Roman"/>
          <w:lang w:eastAsia="zh-CN"/>
        </w:rPr>
        <w:t>不稳定</w:t>
      </w:r>
      <w:r>
        <w:rPr>
          <w:rFonts w:ascii="Times New Roman" w:hAnsi="Times New Roman" w:cs="Times New Roman" w:hint="eastAsia"/>
          <w:lang w:eastAsia="zh-CN"/>
        </w:rPr>
        <w:t>性</w:t>
      </w:r>
      <w:r w:rsidRPr="00C057DF">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Rodgers</w:t>
      </w:r>
      <w:r w:rsidRPr="00C057DF">
        <w:rPr>
          <w:rFonts w:ascii="Times New Roman" w:hAnsi="Times New Roman" w:cs="Times New Roman"/>
          <w:lang w:eastAsia="zh-CN"/>
        </w:rPr>
        <w:t>等利用地球系统模式大集合研究多种海洋生态系统驱动因子，</w:t>
      </w:r>
      <w:r>
        <w:rPr>
          <w:rFonts w:ascii="Times New Roman" w:hAnsi="Times New Roman" w:cs="Times New Roman" w:hint="eastAsia"/>
          <w:lang w:eastAsia="zh-CN"/>
        </w:rPr>
        <w:t>酸化</w:t>
      </w:r>
      <w:r>
        <w:rPr>
          <w:rFonts w:ascii="Times New Roman" w:hAnsi="Times New Roman" w:cs="Times New Roman" w:hint="eastAsia"/>
          <w:lang w:eastAsia="zh-CN"/>
        </w:rPr>
        <w:t>ToE</w:t>
      </w:r>
      <w:r>
        <w:rPr>
          <w:rFonts w:ascii="Times New Roman" w:hAnsi="Times New Roman" w:cs="Times New Roman" w:hint="eastAsia"/>
          <w:lang w:eastAsia="zh-CN"/>
        </w:rPr>
        <w:t>最早而初级生产力</w:t>
      </w:r>
      <w:r>
        <w:rPr>
          <w:rFonts w:ascii="Times New Roman" w:hAnsi="Times New Roman" w:cs="Times New Roman" w:hint="eastAsia"/>
          <w:lang w:eastAsia="zh-CN"/>
        </w:rPr>
        <w:t>ToE</w:t>
      </w:r>
      <w:r>
        <w:rPr>
          <w:rFonts w:ascii="Times New Roman" w:hAnsi="Times New Roman" w:cs="Times New Roman" w:hint="eastAsia"/>
          <w:lang w:eastAsia="zh-CN"/>
        </w:rPr>
        <w:t>最晚</w:t>
      </w:r>
      <w:r w:rsidRPr="00C057DF">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WzJdPC9zdHlsZT48L0Rpc3BsYXlUZXh0PjxyZWNvcmQ+PHJlYy1udW1iZXI+Mzc8L3JlYy1udW1i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WzJdPC9zdHlsZT48L0Rpc3BsYXlUZXh0PjxyZWNvcmQ+PHJlYy1udW1iZXI+Mzc8L3JlYy1udW1i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[2]</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Henson</w:t>
      </w:r>
      <w:r w:rsidRPr="00C057DF">
        <w:rPr>
          <w:rFonts w:ascii="Times New Roman" w:hAnsi="Times New Roman" w:cs="Times New Roman"/>
          <w:lang w:eastAsia="zh-CN"/>
        </w:rPr>
        <w:t>等比较</w:t>
      </w:r>
      <w:r>
        <w:rPr>
          <w:rFonts w:ascii="Times New Roman" w:hAnsi="Times New Roman" w:cs="Times New Roman" w:hint="eastAsia"/>
          <w:lang w:eastAsia="zh-CN"/>
        </w:rPr>
        <w:t>了</w:t>
      </w:r>
      <w:r w:rsidRPr="00C057DF">
        <w:rPr>
          <w:rFonts w:ascii="Times New Roman" w:hAnsi="Times New Roman" w:cs="Times New Roman"/>
          <w:lang w:eastAsia="zh-CN"/>
        </w:rPr>
        <w:t>温度、氧气、</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w:t>
      </w:r>
      <w:r>
        <w:rPr>
          <w:rFonts w:ascii="Times New Roman" w:hAnsi="Times New Roman" w:cs="Times New Roman" w:hint="eastAsia"/>
          <w:lang w:eastAsia="zh-CN"/>
        </w:rPr>
        <w:t>指出</w:t>
      </w:r>
      <w:r w:rsidRPr="00C057DF">
        <w:rPr>
          <w:rFonts w:ascii="Times New Roman" w:hAnsi="Times New Roman" w:cs="Times New Roman"/>
          <w:lang w:eastAsia="zh-CN"/>
        </w:rPr>
        <w:t>低纬度海区部分环境信号会较早出现，但生态相关变量的空间差异更强，</w:t>
      </w:r>
      <w:r>
        <w:rPr>
          <w:rFonts w:ascii="Times New Roman" w:hAnsi="Times New Roman" w:cs="Times New Roman" w:hint="eastAsia"/>
          <w:lang w:eastAsia="zh-CN"/>
        </w:rPr>
        <w:t>这与</w:t>
      </w:r>
      <w:r w:rsidRPr="00C057DF">
        <w:rPr>
          <w:rFonts w:ascii="Times New Roman" w:eastAsia="Times New Roman" w:hAnsi="Times New Roman" w:cs="Times New Roman"/>
          <w:lang w:eastAsia="zh-CN"/>
        </w:rPr>
        <w:t>Keller</w:t>
      </w:r>
      <w:r>
        <w:rPr>
          <w:rFonts w:cs="宋体" w:hint="eastAsia"/>
          <w:lang w:eastAsia="zh-CN"/>
        </w:rPr>
        <w:t>等</w:t>
      </w:r>
      <w:r w:rsidRPr="00C057DF">
        <w:rPr>
          <w:rFonts w:ascii="Times New Roman" w:hAnsi="Times New Roman" w:cs="Times New Roman"/>
          <w:lang w:eastAsia="zh-CN"/>
        </w:rPr>
        <w:t>的研究</w:t>
      </w:r>
      <w:r>
        <w:rPr>
          <w:rFonts w:ascii="Times New Roman" w:hAnsi="Times New Roman" w:cs="Times New Roman" w:hint="eastAsia"/>
          <w:lang w:eastAsia="zh-CN"/>
        </w:rPr>
        <w:t>结论基本</w:t>
      </w:r>
      <w:r w:rsidRPr="00C057DF">
        <w:rPr>
          <w:rFonts w:ascii="Times New Roman" w:hAnsi="Times New Roman" w:cs="Times New Roman"/>
          <w:lang w:eastAsia="zh-CN"/>
        </w:rPr>
        <w:t>一致</w:t>
      </w:r>
      <w:r w:rsidRPr="00C057DF">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M108L3N0eWxlPjwvRGlzcGxheVRleHQ+PHJlY29yZD48cmVjLW51bWJlcj41MTwvcmVjLW51bWJl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M108L3N0eWxlPjwvRGlzcGxheVRleHQ+PHJlY29yZD48cmVjLW51bWJlcj41MTwvcmVjLW51bWJl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[3]</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Sutton</w:t>
      </w:r>
      <w:r w:rsidR="00B85ED8" w:rsidRPr="00C057DF">
        <w:rPr>
          <w:rFonts w:ascii="Times New Roman" w:hAnsi="Times New Roman" w:cs="Times New Roman"/>
          <w:lang w:eastAsia="zh-CN"/>
        </w:rPr>
        <w:t>等利用</w:t>
      </w:r>
      <w:r w:rsidR="00B85ED8" w:rsidRPr="00C057DF">
        <w:rPr>
          <w:rFonts w:ascii="Times New Roman" w:eastAsia="Times New Roman" w:hAnsi="Times New Roman" w:cs="Times New Roman"/>
          <w:lang w:eastAsia="zh-CN"/>
        </w:rPr>
        <w:t>40</w:t>
      </w:r>
      <w:r w:rsidR="00B85ED8" w:rsidRPr="00C057DF">
        <w:rPr>
          <w:rFonts w:ascii="Times New Roman" w:hAnsi="Times New Roman" w:cs="Times New Roman"/>
          <w:lang w:eastAsia="zh-CN"/>
        </w:rPr>
        <w:t>个表层浮标的二氧化碳分压和</w:t>
      </w:r>
      <w:r w:rsidR="00B85ED8" w:rsidRPr="00C057DF">
        <w:rPr>
          <w:rFonts w:ascii="Times New Roman" w:eastAsia="Times New Roman" w:hAnsi="Times New Roman" w:cs="Times New Roman"/>
          <w:lang w:eastAsia="zh-CN"/>
        </w:rPr>
        <w:t>pH</w:t>
      </w:r>
      <w:r w:rsidR="00B85ED8" w:rsidRPr="00C057DF">
        <w:rPr>
          <w:rFonts w:ascii="Times New Roman" w:hAnsi="Times New Roman" w:cs="Times New Roman"/>
          <w:lang w:eastAsia="zh-CN"/>
        </w:rPr>
        <w:t>时间序列进行不同观测站点的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检测</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发现不同</w:t>
      </w:r>
      <w:r w:rsidR="00B85ED8" w:rsidRPr="00C057DF">
        <w:rPr>
          <w:rFonts w:ascii="Times New Roman" w:hAnsi="Times New Roman" w:cs="Times New Roman"/>
          <w:lang w:eastAsia="zh-CN"/>
        </w:rPr>
        <w:t>站点人为</w:t>
      </w:r>
      <w:r w:rsidR="00B85ED8">
        <w:rPr>
          <w:rFonts w:ascii="Times New Roman" w:hAnsi="Times New Roman" w:cs="Times New Roman" w:hint="eastAsia"/>
          <w:lang w:eastAsia="zh-CN"/>
        </w:rPr>
        <w:t>信号</w:t>
      </w:r>
      <w:r w:rsidR="00B85ED8">
        <w:rPr>
          <w:rFonts w:ascii="Times New Roman" w:hAnsi="Times New Roman" w:cs="Times New Roman" w:hint="eastAsia"/>
          <w:lang w:eastAsia="zh-CN"/>
        </w:rPr>
        <w:t>ToE</w:t>
      </w:r>
      <w:r w:rsidR="00B85ED8" w:rsidRPr="00C057DF">
        <w:rPr>
          <w:rFonts w:ascii="Times New Roman" w:hAnsi="Times New Roman" w:cs="Times New Roman"/>
          <w:lang w:eastAsia="zh-CN"/>
        </w:rPr>
        <w:t>的识别</w:t>
      </w:r>
      <w:r w:rsidR="00B85ED8">
        <w:rPr>
          <w:rFonts w:ascii="Times New Roman" w:hAnsi="Times New Roman" w:cs="Times New Roman" w:hint="eastAsia"/>
          <w:lang w:eastAsia="zh-CN"/>
        </w:rPr>
        <w:t>所需时间受当地海洋环境影响，开阔大洋需要</w:t>
      </w:r>
      <w:r w:rsidR="00B85ED8">
        <w:rPr>
          <w:rFonts w:ascii="Times New Roman" w:hAnsi="Times New Roman" w:cs="Times New Roman" w:hint="eastAsia"/>
          <w:lang w:eastAsia="zh-CN"/>
        </w:rPr>
        <w:t>8-15</w:t>
      </w:r>
      <w:r w:rsidR="00B85ED8">
        <w:rPr>
          <w:rFonts w:ascii="Times New Roman" w:hAnsi="Times New Roman" w:cs="Times New Roman" w:hint="eastAsia"/>
          <w:lang w:eastAsia="zh-CN"/>
        </w:rPr>
        <w:t>年、沿海海区需要</w:t>
      </w:r>
      <w:r w:rsidR="00B85ED8">
        <w:rPr>
          <w:rFonts w:ascii="Times New Roman" w:hAnsi="Times New Roman" w:cs="Times New Roman" w:hint="eastAsia"/>
          <w:lang w:eastAsia="zh-CN"/>
        </w:rPr>
        <w:t>16-41</w:t>
      </w:r>
      <w:r w:rsidR="00B85ED8">
        <w:rPr>
          <w:rFonts w:ascii="Times New Roman" w:hAnsi="Times New Roman" w:cs="Times New Roman" w:hint="eastAsia"/>
          <w:lang w:eastAsia="zh-CN"/>
        </w:rPr>
        <w:t>年，而珊瑚礁海区需要</w:t>
      </w:r>
      <w:r w:rsidR="00B85ED8">
        <w:rPr>
          <w:rFonts w:ascii="Times New Roman" w:hAnsi="Times New Roman" w:cs="Times New Roman" w:hint="eastAsia"/>
          <w:lang w:eastAsia="zh-CN"/>
        </w:rPr>
        <w:t>9-22</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NF08L3N0eWxlPjwvRGlzcGxheVRleHQ+PHJlY29yZD48cmVjLW51bWJlcj41NDwvcmVjLW51bWJl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NF08L3N0eWxlPjwvRGlzcGxheVRleHQ+PHJlY29yZD48cmVjLW51bWJlcj41NDwvcmVjLW51bWJl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[4]</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Ma</w:t>
      </w:r>
      <w:r w:rsidR="00B85ED8" w:rsidRPr="00C057DF">
        <w:rPr>
          <w:rFonts w:ascii="Times New Roman" w:hAnsi="Times New Roman" w:cs="Times New Roman"/>
          <w:lang w:eastAsia="zh-CN"/>
        </w:rPr>
        <w:t>等对全球表层海洋酸化</w:t>
      </w:r>
      <w:r w:rsidR="00B85ED8">
        <w:rPr>
          <w:rFonts w:ascii="Times New Roman" w:hAnsi="Times New Roman" w:cs="Times New Roman" w:hint="eastAsia"/>
          <w:lang w:eastAsia="zh-CN"/>
        </w:rPr>
        <w:t>40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趋势及驱动机制</w:t>
      </w:r>
      <w:r w:rsidR="00B85ED8">
        <w:rPr>
          <w:rFonts w:ascii="Times New Roman" w:hAnsi="Times New Roman" w:cs="Times New Roman" w:hint="eastAsia"/>
          <w:lang w:eastAsia="zh-CN"/>
        </w:rPr>
        <w:t>进行</w:t>
      </w:r>
      <w:r w:rsidR="00B85ED8" w:rsidRPr="00C057DF">
        <w:rPr>
          <w:rFonts w:ascii="Times New Roman" w:hAnsi="Times New Roman" w:cs="Times New Roman"/>
          <w:lang w:eastAsia="zh-CN"/>
        </w:rPr>
        <w:t>分析，</w:t>
      </w:r>
      <w:r w:rsidR="00B85ED8">
        <w:rPr>
          <w:rFonts w:ascii="Times New Roman" w:hAnsi="Times New Roman" w:cs="Times New Roman" w:hint="eastAsia"/>
          <w:lang w:eastAsia="zh-CN"/>
        </w:rPr>
        <w:t>得出</w:t>
      </w:r>
      <w:r w:rsidR="00B85ED8" w:rsidRPr="00C057DF">
        <w:rPr>
          <w:rFonts w:ascii="Times New Roman" w:hAnsi="Times New Roman" w:cs="Times New Roman"/>
          <w:lang w:eastAsia="zh-CN"/>
        </w:rPr>
        <w:t>酸化信号的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识别所需时间大约为</w:t>
      </w:r>
      <w:r w:rsidR="00B85ED8">
        <w:rPr>
          <w:rFonts w:ascii="Times New Roman" w:hAnsi="Times New Roman" w:cs="Times New Roman" w:hint="eastAsia"/>
          <w:lang w:eastAsia="zh-CN"/>
        </w:rPr>
        <w:t>10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且</w:t>
      </w:r>
      <w:r w:rsidR="00B85ED8">
        <w:rPr>
          <w:rFonts w:ascii="Times New Roman" w:hAnsi="Times New Roman" w:cs="Times New Roman" w:hint="eastAsia"/>
          <w:lang w:eastAsia="zh-CN"/>
        </w:rPr>
        <w:t>pH</w:t>
      </w:r>
      <w:r w:rsidR="00B85ED8" w:rsidRPr="004C1098">
        <w:rPr>
          <w:rFonts w:ascii="Times New Roman" w:hAnsi="Times New Roman" w:cs="Times New Roman"/>
          <w:lang w:eastAsia="zh-CN"/>
        </w:rPr>
        <w:t>全球</w:t>
      </w:r>
      <w:r w:rsidR="00B85ED8">
        <w:rPr>
          <w:rFonts w:ascii="Times New Roman" w:hAnsi="Times New Roman" w:cs="Times New Roman" w:hint="eastAsia"/>
          <w:lang w:eastAsia="zh-CN"/>
        </w:rPr>
        <w:t>长期下降</w:t>
      </w:r>
      <w:r w:rsidR="00B85ED8" w:rsidRPr="004C1098">
        <w:rPr>
          <w:rFonts w:ascii="Times New Roman" w:hAnsi="Times New Roman" w:cs="Times New Roman"/>
          <w:lang w:eastAsia="zh-CN"/>
        </w:rPr>
        <w:t>趋势主要由人为二氧化碳吸收导致</w:t>
      </w:r>
      <w:r w:rsidR="00B85ED8">
        <w:rPr>
          <w:rFonts w:ascii="Times New Roman" w:hAnsi="Times New Roman" w:cs="Times New Roman" w:hint="eastAsia"/>
          <w:lang w:eastAsia="zh-CN"/>
        </w:rPr>
        <w:t>海洋</w:t>
      </w:r>
      <w:r w:rsidR="00B85ED8" w:rsidRPr="004C1098">
        <w:rPr>
          <w:rFonts w:ascii="Times New Roman" w:hAnsi="Times New Roman" w:cs="Times New Roman"/>
          <w:lang w:eastAsia="zh-CN"/>
        </w:rPr>
        <w:t>表层溶解无机碳浓度上升驱动</w:t>
      </w:r>
      <w:r w:rsidR="00B85ED8" w:rsidRPr="00C057DF">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bT4zMTwvUmVjTnVtPjxEaXNwbGF5VGV4dD48c3R5bGUgZmFjZT0ic3VwZXJzY3JpcHQiPls1XTwv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bT4zMTwvUmVjTnVtPjxEaXNwbGF5VGV4dD48c3R5bGUgZmFjZT0ic3VwZXJzY3JpcHQiPls1XTwv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[5]</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Bertini</w:t>
      </w:r>
      <w:r w:rsidR="00B85ED8" w:rsidRPr="00C057DF">
        <w:rPr>
          <w:rFonts w:ascii="Times New Roman" w:hAnsi="Times New Roman" w:cs="Times New Roman"/>
          <w:lang w:eastAsia="zh-CN"/>
        </w:rPr>
        <w:t>等</w:t>
      </w:r>
      <w:r w:rsidR="00B85ED8">
        <w:rPr>
          <w:rFonts w:ascii="Times New Roman" w:hAnsi="Times New Roman" w:cs="Times New Roman" w:hint="eastAsia"/>
          <w:lang w:eastAsia="zh-CN"/>
        </w:rPr>
        <w:t>则专注</w:t>
      </w:r>
      <w:r w:rsidR="00B85ED8" w:rsidRPr="00C057DF">
        <w:rPr>
          <w:rFonts w:ascii="Times New Roman" w:hAnsi="Times New Roman" w:cs="Times New Roman"/>
          <w:lang w:eastAsia="zh-CN"/>
        </w:rPr>
        <w:t>北大西洋内部生物地球化学变化信号的</w:t>
      </w:r>
      <w:r w:rsidR="00B85ED8" w:rsidRPr="00C057DF">
        <w:rPr>
          <w:rFonts w:ascii="Times New Roman" w:eastAsia="Times New Roman" w:hAnsi="Times New Roman" w:cs="Times New Roman"/>
          <w:lang w:eastAsia="zh-CN"/>
        </w:rPr>
        <w:t>ToE</w:t>
      </w:r>
      <w:r w:rsidR="00B85ED8" w:rsidRPr="00C057DF">
        <w:rPr>
          <w:rFonts w:ascii="Times New Roman" w:hAnsi="Times New Roman" w:cs="Times New Roman"/>
          <w:lang w:eastAsia="zh-CN"/>
        </w:rPr>
        <w:t>的发生和恢复时间尺度</w:t>
      </w:r>
      <w:r w:rsidR="00B85ED8" w:rsidRPr="00C057DF">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WzZdPC9zdHlsZT48L0Rpc3BsYXlUZXh0PjxyZWNvcmQ+PHJlYy1udW1iZXI+Mjc8L3JlYy1udW1i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WzZdPC9zdHlsZT48L0Rpc3BsYXlUZXh0PjxyZWNvcmQ+PHJlYy1udW1iZXI+Mjc8L3JlYy1udW1i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[6]</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Barrier</w:t>
      </w:r>
      <w:r w:rsidR="00927EC3" w:rsidRPr="00C057DF">
        <w:rPr>
          <w:rFonts w:ascii="Times New Roman" w:hAnsi="Times New Roman" w:cs="Times New Roman"/>
          <w:lang w:eastAsia="zh-CN"/>
        </w:rPr>
        <w:t>等基于</w:t>
      </w:r>
      <w:r w:rsidR="00927EC3" w:rsidRPr="00C057DF">
        <w:rPr>
          <w:rFonts w:ascii="Times New Roman" w:eastAsia="Times New Roman" w:hAnsi="Times New Roman" w:cs="Times New Roman"/>
          <w:lang w:eastAsia="zh-CN"/>
        </w:rPr>
        <w:t>IPSL-CM6A-LR</w:t>
      </w:r>
      <w:r w:rsidR="00927EC3"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APECOSM</w:t>
      </w:r>
      <w:r w:rsidR="00927EC3" w:rsidRPr="00C057DF">
        <w:rPr>
          <w:rFonts w:ascii="Times New Roman" w:hAnsi="Times New Roman" w:cs="Times New Roman"/>
          <w:lang w:eastAsia="zh-CN"/>
        </w:rPr>
        <w:t>的气候和鱼类模拟，首次尝试估算由气候驱动的鱼类生物量变化的出现时间，识别表层、洄游层和中层三种鱼类功能群生物量以及驱动因子浮游动物生物量的</w:t>
      </w:r>
      <w:r w:rsidR="00927EC3" w:rsidRPr="00C057DF">
        <w:rPr>
          <w:rFonts w:ascii="Times New Roman" w:eastAsia="Times New Roman" w:hAnsi="Times New Roman" w:cs="Times New Roman"/>
          <w:lang w:eastAsia="zh-CN"/>
        </w:rPr>
        <w:t>ToE</w:t>
      </w:r>
      <w:r w:rsidR="00927EC3" w:rsidRPr="00C057DF">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WzddPC9zdHlsZT48L0Rpc3BsYXlUZXh0PjxyZWNvcmQ+PHJlYy1udW1iZXI+MzU8L3JlYy1udW1i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WzddPC9zdHlsZT48L0Rpc3BsYXlUZXh0PjxyZWNvcmQ+PHJlYy1udW1iZXI+MzU8L3JlYy1udW1i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927EC3" w:rsidRPr="00C057DF">
        <w:rPr>
          <w:rFonts w:ascii="Times New Roman" w:hAnsi="Times New Roman" w:cs="Times New Roman"/>
          <w:lang w:eastAsia="zh-CN"/>
        </w:rPr>
      </w:r>
      <w:r w:rsidR="00927EC3"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[7]</w:t>
      </w:r>
      <w:r w:rsidR="00927EC3" w:rsidRPr="00C057DF">
        <w:rPr>
          <w:rFonts w:ascii="Times New Roman" w:hAnsi="Times New Roman" w:cs="Times New Roman"/>
          <w:lang w:eastAsia="zh-CN"/>
        </w:rPr>
        <w:fldChar w:fldCharType="end"/>
      </w:r>
      <w:r w:rsidR="00927EC3" w:rsidRPr="00C057DF">
        <w:rPr>
          <w:rFonts w:ascii="Times New Roman" w:hAnsi="Times New Roman" w:cs="Times New Roman"/>
          <w:lang w:eastAsia="zh-CN"/>
        </w:rPr>
        <w:t>。</w:t>
      </w:r>
      <w:r w:rsidRPr="00C057DF">
        <w:rPr>
          <w:rFonts w:ascii="Times New Roman" w:eastAsia="Times New Roman" w:hAnsi="Times New Roman" w:cs="Times New Roman"/>
          <w:lang w:eastAsia="zh-CN"/>
        </w:rPr>
        <w:t>Schlunegger</w:t>
      </w:r>
      <w:r w:rsidRPr="00C057DF">
        <w:rPr>
          <w:rFonts w:ascii="Times New Roman" w:hAnsi="Times New Roman" w:cs="Times New Roman"/>
          <w:lang w:eastAsia="zh-CN"/>
        </w:rPr>
        <w:t>等进一步比较不同大集合模式中的生物地球化学变量</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，说明同一变量在不同模式中的出现时间并不完全一致，差异来自于模式结构、集合规模、基准期变率以及生物地球化学参数化</w:t>
      </w:r>
      <w:r w:rsidRPr="00C057DF">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cHQiPls4XTwvc3R5bGU+PC9EaXNwbGF5VGV4dD48cmVjb3JkPjxyZWMtbnVtYmVyPjE4PC9yZWMt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=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cHQiPls4XTwvc3R5bGU+PC9EaXNwbGF5VGV4dD48cmVjb3JkPjxyZWMtbnVtYmVyPjE4PC9yZWMt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=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[8]</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8C1DE1">
        <w:rPr>
          <w:rFonts w:ascii="Times New Roman" w:hAnsi="Times New Roman" w:cs="Times New Roman" w:hint="eastAsia"/>
          <w:lang w:eastAsia="zh-CN"/>
        </w:rPr>
        <w:t>总之，</w:t>
      </w:r>
      <w:r w:rsidR="00B85ED8">
        <w:rPr>
          <w:rFonts w:ascii="Times New Roman" w:hAnsi="Times New Roman" w:cs="Times New Roman" w:hint="eastAsia"/>
          <w:lang w:eastAsia="zh-CN"/>
        </w:rPr>
        <w:t>国际上已开展了一系列海洋</w:t>
      </w:r>
      <w:r w:rsidR="00DB7CCF">
        <w:rPr>
          <w:rFonts w:ascii="Times New Roman" w:hAnsi="Times New Roman" w:cs="Times New Roman" w:hint="eastAsia"/>
          <w:lang w:eastAsia="zh-CN"/>
        </w:rPr>
        <w:t>生物地球化学变量</w:t>
      </w:r>
      <w:r w:rsidR="008C1DE1">
        <w:rPr>
          <w:rFonts w:ascii="Times New Roman" w:hAnsi="Times New Roman" w:cs="Times New Roman" w:hint="eastAsia"/>
          <w:lang w:eastAsia="zh-CN"/>
        </w:rPr>
        <w:t>ToE</w:t>
      </w:r>
      <w:r w:rsidR="00DB7CCF">
        <w:rPr>
          <w:rFonts w:ascii="Times New Roman" w:hAnsi="Times New Roman" w:cs="Times New Roman" w:hint="eastAsia"/>
          <w:lang w:eastAsia="zh-CN"/>
        </w:rPr>
        <w:t>识别研究，尽管部分研究借助于长时间观测数据，大多数</w:t>
      </w:r>
      <w:r w:rsidR="008C1DE1">
        <w:rPr>
          <w:rFonts w:ascii="Times New Roman" w:hAnsi="Times New Roman" w:cs="Times New Roman" w:hint="eastAsia"/>
          <w:lang w:eastAsia="zh-CN"/>
        </w:rPr>
        <w:t>研究通常需借助于地球系统模式集合模拟开展。</w:t>
      </w:r>
    </w:p>
    <w:p w14:paraId="109B9C9B" w14:textId="7A04FD21" w:rsidR="008C1DE1" w:rsidRDefault="008C1DE1" w:rsidP="00AB5689">
      <w:pPr>
        <w:spacing w:after="0" w:line="360" w:lineRule="auto"/>
        <w:ind w:firstLine="420"/>
        <w:jc w:val="both"/>
        <w:rPr>
          <w:lang w:eastAsia="zh-CN"/>
        </w:rPr>
      </w:pPr>
      <w:r>
        <w:rPr>
          <w:rFonts w:hint="eastAsia"/>
          <w:lang w:eastAsia="zh-CN"/>
        </w:rPr>
        <w:t>其中，</w:t>
      </w:r>
      <w:r w:rsidR="002204A1">
        <w:rPr>
          <w:rFonts w:hint="eastAsia"/>
          <w:lang w:eastAsia="zh-CN"/>
        </w:rPr>
        <w:t>基于通用地球系统模式（</w:t>
      </w:r>
      <w:r w:rsidR="002204A1">
        <w:rPr>
          <w:rFonts w:ascii="Times New Roman" w:eastAsia="Times New Roman" w:hAnsi="Times New Roman"/>
        </w:rPr>
        <w:t>Community</w:t>
      </w:r>
      <w:r w:rsidR="002204A1">
        <w:rPr>
          <w:rFonts w:ascii="Times New Roman" w:eastAsia="Times New Roman" w:hAnsi="Times New Roman" w:hint="eastAsia"/>
          <w:lang w:eastAsia="zh-CN"/>
        </w:rPr>
        <w:t xml:space="preserve"> </w:t>
      </w:r>
      <w:r w:rsidR="002204A1">
        <w:rPr>
          <w:rFonts w:ascii="Times New Roman" w:eastAsia="Times New Roman" w:hAnsi="Times New Roman"/>
        </w:rPr>
        <w:t>Earth</w:t>
      </w:r>
      <w:r w:rsidR="002204A1">
        <w:t xml:space="preserve"> </w:t>
      </w:r>
      <w:r w:rsidR="002204A1">
        <w:rPr>
          <w:rFonts w:ascii="Times New Roman" w:eastAsia="Times New Roman" w:hAnsi="Times New Roman"/>
        </w:rPr>
        <w:t>System</w:t>
      </w:r>
      <w:r w:rsidR="002204A1">
        <w:t xml:space="preserve"> </w:t>
      </w:r>
      <w:r w:rsidR="002204A1">
        <w:rPr>
          <w:rFonts w:ascii="Times New Roman" w:eastAsia="Times New Roman" w:hAnsi="Times New Roman"/>
        </w:rPr>
        <w:t>Model</w:t>
      </w:r>
      <w:r w:rsidR="002204A1">
        <w:rPr>
          <w:rFonts w:cs="宋体" w:hint="eastAsia"/>
          <w:lang w:eastAsia="zh-CN"/>
        </w:rPr>
        <w:t>）</w:t>
      </w:r>
      <w:r>
        <w:rPr>
          <w:rFonts w:cs="宋体" w:hint="eastAsia"/>
          <w:lang w:eastAsia="zh-CN"/>
        </w:rPr>
        <w:t>开展的海洋生物地球化学对气候变化响应信号的研究可归纳为三个方向。</w:t>
      </w:r>
      <w:r w:rsidR="00DE7465" w:rsidRPr="00C057DF">
        <w:rPr>
          <w:rFonts w:ascii="Times New Roman" w:eastAsia="Times New Roman" w:hAnsi="Times New Roman" w:cs="Times New Roman"/>
          <w:lang w:eastAsia="zh-CN"/>
        </w:rPr>
        <w:t>Long</w:t>
      </w:r>
      <w:r w:rsidR="00DE7465" w:rsidRPr="00C057DF">
        <w:rPr>
          <w:rFonts w:ascii="Times New Roman" w:hAnsi="Times New Roman" w:cs="Times New Roman"/>
          <w:lang w:eastAsia="zh-CN"/>
        </w:rPr>
        <w:t>等利用</w:t>
      </w:r>
      <w:r w:rsidR="00143B06">
        <w:rPr>
          <w:rFonts w:ascii="Times New Roman" w:hAnsi="Times New Roman" w:cs="Times New Roman" w:hint="eastAsia"/>
          <w:lang w:eastAsia="zh-CN"/>
        </w:rPr>
        <w:t>CESM-</w:t>
      </w:r>
      <w:r w:rsidR="00143B06">
        <w:rPr>
          <w:rFonts w:ascii="Times New Roman" w:eastAsia="Times New Roman" w:hAnsi="Times New Roman"/>
          <w:lang w:eastAsia="zh-CN"/>
        </w:rPr>
        <w:t>Large</w:t>
      </w:r>
      <w:r w:rsidR="00143B06">
        <w:rPr>
          <w:rFonts w:ascii="Times New Roman" w:eastAsia="Times New Roman" w:hAnsi="Times New Roman" w:hint="eastAsia"/>
          <w:lang w:eastAsia="zh-CN"/>
        </w:rPr>
        <w:t xml:space="preserve"> </w:t>
      </w:r>
      <w:r w:rsidR="00143B06">
        <w:rPr>
          <w:rFonts w:ascii="Times New Roman" w:eastAsia="Times New Roman" w:hAnsi="Times New Roman"/>
          <w:lang w:eastAsia="zh-CN"/>
        </w:rPr>
        <w:t>Ensemble</w:t>
      </w:r>
      <w:r w:rsidR="00143B06">
        <w:rPr>
          <w:rFonts w:ascii="Times New Roman" w:hAnsi="Times New Roman" w:cs="Times New Roman" w:hint="eastAsia"/>
          <w:lang w:eastAsia="zh-CN"/>
        </w:rPr>
        <w:t>（</w:t>
      </w:r>
      <w:r w:rsidR="00DE7465">
        <w:rPr>
          <w:rFonts w:ascii="Times New Roman" w:hAnsi="Times New Roman" w:cs="Times New Roman" w:hint="eastAsia"/>
          <w:lang w:eastAsia="zh-CN"/>
        </w:rPr>
        <w:t>CESM-LE</w:t>
      </w:r>
      <w:r w:rsidR="00143B06">
        <w:rPr>
          <w:rFonts w:ascii="Times New Roman" w:hAnsi="Times New Roman" w:cs="Times New Roman" w:hint="eastAsia"/>
          <w:lang w:eastAsia="zh-CN"/>
        </w:rPr>
        <w:t>）</w:t>
      </w:r>
      <w:r w:rsidR="00DE7465" w:rsidRPr="00C057DF">
        <w:rPr>
          <w:rFonts w:ascii="Times New Roman" w:hAnsi="Times New Roman" w:cs="Times New Roman"/>
          <w:lang w:eastAsia="zh-CN"/>
        </w:rPr>
        <w:t>集合研究海洋</w:t>
      </w:r>
      <w:r w:rsidR="00DE7465">
        <w:rPr>
          <w:rFonts w:ascii="Times New Roman" w:hAnsi="Times New Roman" w:cs="Times New Roman" w:hint="eastAsia"/>
          <w:lang w:eastAsia="zh-CN"/>
        </w:rPr>
        <w:t>溶解氧变化</w:t>
      </w:r>
      <w:r w:rsidR="00DE7465" w:rsidRPr="00C057DF">
        <w:rPr>
          <w:rFonts w:ascii="Times New Roman" w:hAnsi="Times New Roman" w:cs="Times New Roman"/>
          <w:lang w:eastAsia="zh-CN"/>
        </w:rPr>
        <w:t>趋势，</w:t>
      </w:r>
      <w:r w:rsidR="00DE7465">
        <w:rPr>
          <w:rFonts w:ascii="Times New Roman" w:hAnsi="Times New Roman" w:cs="Times New Roman" w:hint="eastAsia"/>
          <w:lang w:eastAsia="zh-CN"/>
        </w:rPr>
        <w:t>指出</w:t>
      </w:r>
      <w:r w:rsidR="00DE7465" w:rsidRPr="00357277">
        <w:rPr>
          <w:rFonts w:ascii="Times New Roman" w:hAnsi="Times New Roman" w:cs="Times New Roman"/>
          <w:lang w:eastAsia="zh-CN"/>
        </w:rPr>
        <w:t>南印度洋</w:t>
      </w:r>
      <w:r w:rsidR="00DE7465">
        <w:rPr>
          <w:rFonts w:ascii="Times New Roman" w:hAnsi="Times New Roman" w:cs="Times New Roman" w:hint="eastAsia"/>
          <w:lang w:eastAsia="zh-CN"/>
        </w:rPr>
        <w:t>、</w:t>
      </w:r>
      <w:r w:rsidR="00DE7465" w:rsidRPr="00357277">
        <w:rPr>
          <w:rFonts w:ascii="Times New Roman" w:hAnsi="Times New Roman" w:cs="Times New Roman"/>
          <w:lang w:eastAsia="zh-CN"/>
        </w:rPr>
        <w:t>热带</w:t>
      </w:r>
      <w:r w:rsidR="00DE7465">
        <w:rPr>
          <w:rFonts w:ascii="Times New Roman" w:hAnsi="Times New Roman" w:cs="Times New Roman" w:hint="eastAsia"/>
          <w:lang w:eastAsia="zh-CN"/>
        </w:rPr>
        <w:t>东</w:t>
      </w:r>
      <w:r w:rsidR="00DE7465" w:rsidRPr="00357277">
        <w:rPr>
          <w:rFonts w:ascii="Times New Roman" w:hAnsi="Times New Roman" w:cs="Times New Roman"/>
          <w:lang w:eastAsia="zh-CN"/>
        </w:rPr>
        <w:t>太平洋和大西洋盆地部分</w:t>
      </w:r>
      <w:r w:rsidR="00DE7465">
        <w:rPr>
          <w:rFonts w:ascii="Times New Roman" w:hAnsi="Times New Roman" w:cs="Times New Roman" w:hint="eastAsia"/>
          <w:lang w:eastAsia="zh-CN"/>
        </w:rPr>
        <w:t>区域的海洋脱氧信号出现时间较早，并预测到</w:t>
      </w:r>
      <w:r w:rsidR="00DE7465" w:rsidRPr="00C057DF">
        <w:rPr>
          <w:rFonts w:ascii="Times New Roman" w:eastAsia="Times New Roman" w:hAnsi="Times New Roman" w:cs="Times New Roman"/>
          <w:lang w:eastAsia="zh-CN"/>
        </w:rPr>
        <w:t>2030-2040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全球海洋将广泛识别到</w:t>
      </w:r>
      <w:r w:rsidR="00DE7465" w:rsidRPr="00C057DF">
        <w:rPr>
          <w:rFonts w:ascii="Times New Roman" w:hAnsi="Times New Roman" w:cs="Times New Roman"/>
          <w:lang w:eastAsia="zh-CN"/>
        </w:rPr>
        <w:t>脱氧信号</w:t>
      </w:r>
      <w:r w:rsidR="00DE7465" w:rsidRPr="00C057DF">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TnVtPjExPC9SZWNOdW0+PERpc3BsYXlUZXh0PjxzdHlsZSBmYWNlPSJzdXBlcnNjcmlwdCI+Wzld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TnVtPjExPC9SZWNOdW0+PERpc3BsYXlUZXh0PjxzdHlsZSBmYWNlPSJzdXBlcnNjcmlwdCI+Wzld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[9]</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Hameau</w:t>
      </w:r>
      <w:r w:rsidR="00DE7465" w:rsidRPr="00C057DF">
        <w:rPr>
          <w:rFonts w:ascii="Times New Roman" w:hAnsi="Times New Roman" w:cs="Times New Roman"/>
          <w:lang w:eastAsia="zh-CN"/>
        </w:rPr>
        <w:t xml:space="preserve"> </w:t>
      </w:r>
      <w:r w:rsidR="00DE7465" w:rsidRPr="00C057DF">
        <w:rPr>
          <w:rFonts w:ascii="Times New Roman" w:hAnsi="Times New Roman" w:cs="Times New Roman"/>
          <w:lang w:eastAsia="zh-CN"/>
        </w:rPr>
        <w:t>等比较人为暖化和脱氧信号的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，指出温度信号更直接受外部强迫</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而</w:t>
      </w:r>
      <w:r w:rsidR="00DE7465" w:rsidRPr="00C057DF">
        <w:rPr>
          <w:rFonts w:ascii="Times New Roman" w:hAnsi="Times New Roman" w:cs="Times New Roman"/>
          <w:lang w:eastAsia="zh-CN"/>
        </w:rPr>
        <w:t>氧气受通风、海洋环流和生物耗氧共同影响，</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的区域差异更明显</w:t>
      </w:r>
      <w:r w:rsidR="00DE7465" w:rsidRPr="00C057DF">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MTBdPC9zdHlsZT48L0Rpc3BsYXlUZXh0PjxyZWNvcmQ+PHJlYy1udW1iZXI+MTU8L3JlYy1udW1i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MTBdPC9zdHlsZT48L0Rpc3BsYXlUZXh0PjxyZWNvcmQ+PHJlYy1udW1iZXI+MTU8L3JlYy1udW1i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[10]</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进一步分析表明</w:t>
      </w:r>
      <w:r w:rsidR="00DE7465" w:rsidRPr="00C057DF">
        <w:rPr>
          <w:rFonts w:ascii="Times New Roman" w:hAnsi="Times New Roman" w:cs="Times New Roman"/>
          <w:lang w:eastAsia="zh-CN"/>
        </w:rPr>
        <w:t>，由于通风加剧和溶解度降低</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全球约三分之一温跃层中脱氧信号的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早于暖化</w:t>
      </w:r>
      <w:r w:rsidR="00DE7465" w:rsidRPr="00C057DF">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MTFdPC9zdHlsZT48L0Rpc3BsYXlUZXh0PjxyZWNvcmQ+PHJlYy1udW1iZXI+MTc8L3JlYy1udW1i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MTFdPC9zdHlsZT48L0Rpc3BsYXlUZXh0PjxyZWNvcmQ+PHJlYy1udW1iZXI+MTc8L3JlYy1udW1i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[11]</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Tjiputra</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指出气候变化</w:t>
      </w:r>
      <w:r w:rsidR="00DE7465" w:rsidRPr="00C057DF">
        <w:rPr>
          <w:rFonts w:ascii="Times New Roman" w:hAnsi="Times New Roman" w:cs="Times New Roman"/>
          <w:lang w:eastAsia="zh-CN"/>
        </w:rPr>
        <w:t>信号并不</w:t>
      </w:r>
      <w:r w:rsidR="00DE7465">
        <w:rPr>
          <w:rFonts w:ascii="Times New Roman" w:hAnsi="Times New Roman" w:cs="Times New Roman" w:hint="eastAsia"/>
          <w:lang w:eastAsia="zh-CN"/>
        </w:rPr>
        <w:t>局限于</w:t>
      </w:r>
      <w:r w:rsidR="00DE7465" w:rsidRPr="00C057DF">
        <w:rPr>
          <w:rFonts w:ascii="Times New Roman" w:hAnsi="Times New Roman" w:cs="Times New Roman"/>
          <w:lang w:eastAsia="zh-CN"/>
        </w:rPr>
        <w:t>表层，次表层和深层海洋在温度、氧气变量上也会出</w:t>
      </w:r>
      <w:r w:rsidR="00DE7465" w:rsidRPr="00C057DF">
        <w:rPr>
          <w:rFonts w:ascii="Times New Roman" w:hAnsi="Times New Roman" w:cs="Times New Roman"/>
          <w:lang w:eastAsia="zh-CN"/>
        </w:rPr>
        <w:lastRenderedPageBreak/>
        <w:t>现较早的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，只是观测数据和空间覆盖会限制判断精度</w:t>
      </w:r>
      <w:r w:rsidR="00DE7465" w:rsidRPr="00C057DF">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PlsxMl08L3N0eWxlPjwvRGlzcGxheVRleHQ+PHJlY29yZD48cmVjLW51bWJlcj41NjwvcmVjLW51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PlsxMl08L3N0eWxlPjwvRGlzcGxheVRleHQ+PHJlY29yZD48cmVjLW51bWJlcj41NjwvcmVjLW51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[12]</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Gong</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进一步分析了</w:t>
      </w:r>
      <w:r w:rsidR="00DE7465" w:rsidRPr="00C057DF">
        <w:rPr>
          <w:rFonts w:ascii="Times New Roman" w:eastAsia="Times New Roman" w:hAnsi="Times New Roman" w:cs="Times New Roman"/>
          <w:lang w:eastAsia="zh-CN"/>
        </w:rPr>
        <w:t>21</w:t>
      </w:r>
      <w:r w:rsidR="00DE7465" w:rsidRPr="00C057DF">
        <w:rPr>
          <w:rFonts w:ascii="Times New Roman" w:hAnsi="Times New Roman" w:cs="Times New Roman"/>
          <w:lang w:eastAsia="zh-CN"/>
        </w:rPr>
        <w:t>世纪全球脱氧信号在表层、中层和深层的出现</w:t>
      </w:r>
      <w:r w:rsidR="00DE7465">
        <w:rPr>
          <w:rFonts w:ascii="Times New Roman" w:hAnsi="Times New Roman" w:cs="Times New Roman"/>
          <w:lang w:eastAsia="zh-CN"/>
        </w:rPr>
        <w:t>时间</w:t>
      </w:r>
      <w:r w:rsidR="00DE7465">
        <w:rPr>
          <w:rFonts w:ascii="Times New Roman" w:hAnsi="Times New Roman" w:cs="Times New Roman" w:hint="eastAsia"/>
          <w:lang w:eastAsia="zh-CN"/>
        </w:rPr>
        <w:t>，结果</w:t>
      </w:r>
      <w:r w:rsidR="00DE7465" w:rsidRPr="00C057DF">
        <w:rPr>
          <w:rFonts w:ascii="Times New Roman" w:hAnsi="Times New Roman" w:cs="Times New Roman"/>
          <w:lang w:eastAsia="zh-CN"/>
        </w:rPr>
        <w:t>显示</w:t>
      </w:r>
      <w:r w:rsidR="00DE7465" w:rsidRPr="00357277">
        <w:rPr>
          <w:rFonts w:ascii="Times New Roman" w:hAnsi="Times New Roman" w:cs="Times New Roman"/>
          <w:lang w:eastAsia="zh-CN"/>
        </w:rPr>
        <w:t>西北太平洋、北大西洋和南</w:t>
      </w:r>
      <w:r w:rsidR="00DE7465">
        <w:rPr>
          <w:rFonts w:ascii="Times New Roman" w:hAnsi="Times New Roman" w:cs="Times New Roman" w:hint="eastAsia"/>
          <w:lang w:eastAsia="zh-CN"/>
        </w:rPr>
        <w:t>大洋的</w:t>
      </w:r>
      <w:r w:rsidR="00DE7465" w:rsidRPr="00357277">
        <w:rPr>
          <w:rFonts w:ascii="Times New Roman" w:hAnsi="Times New Roman" w:cs="Times New Roman"/>
          <w:lang w:eastAsia="zh-CN"/>
        </w:rPr>
        <w:t>中层和深层区域</w:t>
      </w:r>
      <w:r w:rsidR="00DE7465">
        <w:rPr>
          <w:rFonts w:ascii="Times New Roman" w:hAnsi="Times New Roman" w:cs="Times New Roman" w:hint="eastAsia"/>
          <w:lang w:eastAsia="zh-CN"/>
        </w:rPr>
        <w:t>的脱氧信号出现时间在</w:t>
      </w:r>
      <w:r w:rsidR="00DE7465">
        <w:rPr>
          <w:rFonts w:ascii="Times New Roman" w:hAnsi="Times New Roman" w:cs="Times New Roman" w:hint="eastAsia"/>
          <w:lang w:eastAsia="zh-CN"/>
        </w:rPr>
        <w:t>2015</w:t>
      </w:r>
      <w:r w:rsidR="00DE7465">
        <w:rPr>
          <w:rFonts w:ascii="Times New Roman" w:hAnsi="Times New Roman" w:cs="Times New Roman" w:hint="eastAsia"/>
          <w:lang w:eastAsia="zh-CN"/>
        </w:rPr>
        <w:t>年前，而</w:t>
      </w:r>
      <w:r w:rsidR="00DE7465" w:rsidRPr="00C057DF">
        <w:rPr>
          <w:rFonts w:ascii="Times New Roman" w:hAnsi="Times New Roman" w:cs="Times New Roman"/>
          <w:lang w:eastAsia="zh-CN"/>
        </w:rPr>
        <w:t>全球超过</w:t>
      </w:r>
      <w:r w:rsidR="00DE7465" w:rsidRPr="00C057DF">
        <w:rPr>
          <w:rFonts w:ascii="Times New Roman" w:eastAsia="Times New Roman" w:hAnsi="Times New Roman" w:cs="Times New Roman"/>
          <w:lang w:eastAsia="zh-CN"/>
        </w:rPr>
        <w:t>72</w:t>
      </w:r>
      <w:r w:rsidR="00DE7465" w:rsidRPr="00C057DF">
        <w:rPr>
          <w:rFonts w:ascii="Times New Roman" w:hAnsi="Times New Roman" w:cs="Times New Roman"/>
          <w:lang w:eastAsia="zh-CN"/>
        </w:rPr>
        <w:t>%</w:t>
      </w:r>
      <w:r w:rsidR="00DE7465" w:rsidRPr="00C057DF">
        <w:rPr>
          <w:rFonts w:ascii="Times New Roman" w:hAnsi="Times New Roman" w:cs="Times New Roman"/>
          <w:lang w:eastAsia="zh-CN"/>
        </w:rPr>
        <w:t>的海洋预计在</w:t>
      </w:r>
      <w:r w:rsidR="00DE7465" w:rsidRPr="00C057DF">
        <w:rPr>
          <w:rFonts w:ascii="Times New Roman" w:eastAsia="Times New Roman" w:hAnsi="Times New Roman" w:cs="Times New Roman"/>
          <w:lang w:eastAsia="zh-CN"/>
        </w:rPr>
        <w:t>2080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前</w:t>
      </w:r>
      <w:r w:rsidR="00DE7465" w:rsidRPr="00C057DF">
        <w:rPr>
          <w:rFonts w:ascii="Times New Roman" w:hAnsi="Times New Roman" w:cs="Times New Roman"/>
          <w:lang w:eastAsia="zh-CN"/>
        </w:rPr>
        <w:t>将经历三个垂直</w:t>
      </w:r>
      <w:r w:rsidR="00DE7465">
        <w:rPr>
          <w:rFonts w:ascii="Times New Roman" w:hAnsi="Times New Roman" w:cs="Times New Roman" w:hint="eastAsia"/>
          <w:lang w:eastAsia="zh-CN"/>
        </w:rPr>
        <w:t>层次</w:t>
      </w:r>
      <w:r w:rsidR="00DE7465" w:rsidRPr="00C057DF">
        <w:rPr>
          <w:rFonts w:ascii="Times New Roman" w:hAnsi="Times New Roman" w:cs="Times New Roman"/>
          <w:lang w:eastAsia="zh-CN"/>
        </w:rPr>
        <w:t>的缺氧现象</w:t>
      </w:r>
      <w:r w:rsidR="00DE7465" w:rsidRPr="00C057DF">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TnVtPjI0PC9SZWNOdW0+PERpc3BsYXlUZXh0PjxzdHlsZSBmYWNlPSJzdXBlcnNjcmlwdCI+WzEz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TnVtPjI0PC9SZWNOdW0+PERpc3BsYXlUZXh0PjxzdHlsZSBmYWNlPSJzdXBlcnNjcmlwdCI+WzEz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[13]</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3FA376AE" w14:textId="53CE2C4B" w:rsidR="00DE7465" w:rsidRDefault="00B85ED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第二类研究主要围绕</w:t>
      </w:r>
      <w:r w:rsidR="00DE7465" w:rsidRPr="00C057DF">
        <w:rPr>
          <w:rFonts w:ascii="Times New Roman" w:hAnsi="Times New Roman" w:cs="Times New Roman"/>
          <w:lang w:eastAsia="zh-CN"/>
        </w:rPr>
        <w:t>碳循环和酸化</w:t>
      </w:r>
      <w:r>
        <w:rPr>
          <w:rFonts w:ascii="Times New Roman" w:hAnsi="Times New Roman" w:cs="Times New Roman" w:hint="eastAsia"/>
          <w:lang w:eastAsia="zh-CN"/>
        </w:rPr>
        <w:t>展开</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McKinley</w:t>
      </w:r>
      <w:r w:rsidR="00DE7465" w:rsidRPr="00C057DF">
        <w:rPr>
          <w:rFonts w:ascii="Times New Roman" w:hAnsi="Times New Roman" w:cs="Times New Roman"/>
          <w:lang w:eastAsia="zh-CN"/>
        </w:rPr>
        <w:t>等</w:t>
      </w:r>
      <w:r>
        <w:rPr>
          <w:rFonts w:ascii="Times New Roman" w:hAnsi="Times New Roman" w:cs="Times New Roman" w:hint="eastAsia"/>
          <w:lang w:eastAsia="zh-CN"/>
        </w:rPr>
        <w:t>基于</w:t>
      </w:r>
      <w:r w:rsidR="00DE7465">
        <w:rPr>
          <w:rFonts w:ascii="Times New Roman" w:hAnsi="Times New Roman" w:cs="Times New Roman" w:hint="eastAsia"/>
          <w:lang w:eastAsia="zh-CN"/>
        </w:rPr>
        <w:t>CESM-LE</w:t>
      </w:r>
      <w:r w:rsidR="00DE7465">
        <w:rPr>
          <w:rFonts w:ascii="Times New Roman" w:hAnsi="Times New Roman" w:cs="Times New Roman" w:hint="eastAsia"/>
          <w:lang w:eastAsia="zh-CN"/>
        </w:rPr>
        <w:t>集合</w:t>
      </w:r>
      <w:r w:rsidR="00DE7465" w:rsidRPr="00C057DF">
        <w:rPr>
          <w:rFonts w:ascii="Times New Roman" w:hAnsi="Times New Roman" w:cs="Times New Roman"/>
          <w:lang w:eastAsia="zh-CN"/>
        </w:rPr>
        <w:t>讨论</w:t>
      </w:r>
      <w:r w:rsidR="00DE7465">
        <w:rPr>
          <w:rFonts w:ascii="Times New Roman" w:hAnsi="Times New Roman" w:cs="Times New Roman" w:hint="eastAsia"/>
          <w:lang w:eastAsia="zh-CN"/>
        </w:rPr>
        <w:t>海气二氧化碳通量</w:t>
      </w:r>
      <w:r w:rsidR="00DE7465" w:rsidRPr="00C057DF">
        <w:rPr>
          <w:rFonts w:ascii="Times New Roman" w:hAnsi="Times New Roman" w:cs="Times New Roman"/>
          <w:lang w:eastAsia="zh-CN"/>
        </w:rPr>
        <w:t>的</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，结果显示</w:t>
      </w:r>
      <w:r w:rsidR="00DE7465" w:rsidRPr="00EA7989">
        <w:rPr>
          <w:rFonts w:ascii="Times New Roman" w:hAnsi="Times New Roman" w:cs="Times New Roman"/>
          <w:lang w:eastAsia="zh-CN"/>
        </w:rPr>
        <w:t>南大洋和大西洋部分</w:t>
      </w:r>
      <w:r w:rsidR="00DE7465">
        <w:rPr>
          <w:rFonts w:ascii="Times New Roman" w:hAnsi="Times New Roman" w:cs="Times New Roman" w:hint="eastAsia"/>
          <w:lang w:eastAsia="zh-CN"/>
        </w:rPr>
        <w:t>区域的</w:t>
      </w:r>
      <w:r>
        <w:rPr>
          <w:rFonts w:ascii="Times New Roman" w:hAnsi="Times New Roman" w:cs="Times New Roman" w:hint="eastAsia"/>
          <w:lang w:eastAsia="zh-CN"/>
        </w:rPr>
        <w:t>ToE</w:t>
      </w:r>
      <w:r w:rsidR="00DE7465">
        <w:rPr>
          <w:rFonts w:ascii="Times New Roman" w:hAnsi="Times New Roman" w:cs="Times New Roman" w:hint="eastAsia"/>
          <w:lang w:eastAsia="zh-CN"/>
        </w:rPr>
        <w:t>在</w:t>
      </w:r>
      <w:r w:rsidR="00DE7465" w:rsidRPr="00EA7989">
        <w:rPr>
          <w:rFonts w:ascii="Times New Roman" w:hAnsi="Times New Roman" w:cs="Times New Roman"/>
          <w:lang w:eastAsia="zh-CN"/>
        </w:rPr>
        <w:t>2010</w:t>
      </w:r>
      <w:r w:rsidR="00DE7465" w:rsidRPr="00EA7989">
        <w:rPr>
          <w:rFonts w:ascii="Times New Roman" w:hAnsi="Times New Roman" w:cs="Times New Roman"/>
          <w:lang w:eastAsia="zh-CN"/>
        </w:rPr>
        <w:t>年前</w:t>
      </w:r>
      <w:r>
        <w:rPr>
          <w:rFonts w:ascii="Times New Roman" w:hAnsi="Times New Roman" w:cs="Times New Roman" w:hint="eastAsia"/>
          <w:lang w:eastAsia="zh-CN"/>
        </w:rPr>
        <w:t>已经出现</w:t>
      </w:r>
      <w:r w:rsidR="00DE7465">
        <w:rPr>
          <w:rFonts w:ascii="Times New Roman" w:hAnsi="Times New Roman" w:cs="Times New Roman" w:hint="eastAsia"/>
          <w:lang w:eastAsia="zh-CN"/>
        </w:rPr>
        <w:t>，而</w:t>
      </w:r>
      <w:r w:rsidR="00DE7465" w:rsidRPr="00EA7989">
        <w:rPr>
          <w:rFonts w:ascii="Times New Roman" w:hAnsi="Times New Roman" w:cs="Times New Roman"/>
          <w:lang w:eastAsia="zh-CN"/>
        </w:rPr>
        <w:t>赤道太平洋出现时间</w:t>
      </w:r>
      <w:r>
        <w:rPr>
          <w:rFonts w:ascii="Times New Roman" w:hAnsi="Times New Roman" w:cs="Times New Roman" w:hint="eastAsia"/>
          <w:lang w:eastAsia="zh-CN"/>
        </w:rPr>
        <w:t>为</w:t>
      </w:r>
      <w:r w:rsidR="00DE7465" w:rsidRPr="00EA7989">
        <w:rPr>
          <w:rFonts w:ascii="Times New Roman" w:hAnsi="Times New Roman" w:cs="Times New Roman"/>
          <w:lang w:eastAsia="zh-CN"/>
        </w:rPr>
        <w:t>203</w:t>
      </w:r>
      <w:r w:rsidR="00DE7465">
        <w:rPr>
          <w:rFonts w:ascii="Times New Roman" w:hAnsi="Times New Roman" w:cs="Times New Roman" w:hint="eastAsia"/>
          <w:lang w:eastAsia="zh-CN"/>
        </w:rPr>
        <w:t>0-</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EA7989">
        <w:rPr>
          <w:rFonts w:ascii="Times New Roman" w:hAnsi="Times New Roman" w:cs="Times New Roman"/>
          <w:lang w:eastAsia="zh-CN"/>
        </w:rPr>
        <w:t>太平洋和印度亚热带</w:t>
      </w:r>
      <w:r w:rsidR="00DE7465">
        <w:rPr>
          <w:rFonts w:ascii="Times New Roman" w:hAnsi="Times New Roman" w:cs="Times New Roman" w:hint="eastAsia"/>
          <w:lang w:eastAsia="zh-CN"/>
        </w:rPr>
        <w:t>区域的出现时间会晚于</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C057DF">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PlsxNF08L3N0eWxlPjwvRGlzcGxheVRleHQ+PHJlY29yZD48cmVjLW51bWJlcj4zNjwvcmVjLW51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PlsxNF08L3N0eWxlPjwvRGlzcGxheVRleHQ+PHJlY29yZD48cmVjLW51bWJlcj4zNjwvcmVjLW51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[14]</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Schlunegger</w:t>
      </w:r>
      <w:r w:rsidR="00DE7465" w:rsidRPr="00C057DF">
        <w:rPr>
          <w:rFonts w:ascii="Times New Roman" w:hAnsi="Times New Roman" w:cs="Times New Roman"/>
          <w:lang w:eastAsia="zh-CN"/>
        </w:rPr>
        <w:t>等进一步分析海洋碳循环</w:t>
      </w:r>
      <w:r w:rsidR="00DE7465">
        <w:rPr>
          <w:rFonts w:ascii="Times New Roman" w:hAnsi="Times New Roman" w:cs="Times New Roman" w:hint="eastAsia"/>
          <w:lang w:eastAsia="zh-CN"/>
        </w:rPr>
        <w:t>中</w:t>
      </w:r>
      <w:r>
        <w:rPr>
          <w:rFonts w:ascii="Times New Roman" w:hAnsi="Times New Roman" w:cs="Times New Roman" w:hint="eastAsia"/>
          <w:lang w:eastAsia="zh-CN"/>
        </w:rPr>
        <w:t>不同</w:t>
      </w:r>
      <w:r w:rsidR="00DE7465">
        <w:rPr>
          <w:rFonts w:ascii="Times New Roman" w:hAnsi="Times New Roman" w:cs="Times New Roman" w:hint="eastAsia"/>
          <w:lang w:eastAsia="zh-CN"/>
        </w:rPr>
        <w:t>碳泵</w:t>
      </w:r>
      <w:r>
        <w:rPr>
          <w:rFonts w:ascii="Times New Roman" w:hAnsi="Times New Roman" w:cs="Times New Roman" w:hint="eastAsia"/>
          <w:lang w:eastAsia="zh-CN"/>
        </w:rPr>
        <w:t>变量</w:t>
      </w:r>
      <w:r w:rsidR="00DE7465" w:rsidRPr="00C057DF">
        <w:rPr>
          <w:rFonts w:ascii="Times New Roman" w:hAnsi="Times New Roman" w:cs="Times New Roman"/>
          <w:lang w:eastAsia="zh-CN"/>
        </w:rPr>
        <w:t>人为信号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结果显示</w:t>
      </w:r>
      <w:r w:rsidR="00DE7465" w:rsidRPr="00C057DF">
        <w:rPr>
          <w:rFonts w:ascii="Times New Roman" w:eastAsia="Times New Roman" w:hAnsi="Times New Roman" w:cs="Times New Roman"/>
          <w:lang w:eastAsia="zh-CN"/>
        </w:rPr>
        <w:t>pH</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二氧化碳分压、</w:t>
      </w:r>
      <w:r w:rsidR="00DE7465" w:rsidRPr="00C057DF">
        <w:rPr>
          <w:rFonts w:ascii="Times New Roman" w:hAnsi="Times New Roman" w:cs="Times New Roman"/>
          <w:lang w:eastAsia="zh-CN"/>
        </w:rPr>
        <w:t>海气二氧化碳通量</w:t>
      </w:r>
      <w:r>
        <w:rPr>
          <w:rFonts w:ascii="Times New Roman" w:hAnsi="Times New Roman" w:cs="Times New Roman" w:hint="eastAsia"/>
          <w:lang w:eastAsia="zh-CN"/>
        </w:rPr>
        <w:t>以及</w:t>
      </w:r>
      <w:r w:rsidR="00DE7465" w:rsidRPr="00C057DF">
        <w:rPr>
          <w:rFonts w:ascii="Times New Roman" w:hAnsi="Times New Roman" w:cs="Times New Roman"/>
          <w:lang w:eastAsia="zh-CN"/>
        </w:rPr>
        <w:t>溶解无机碳等</w:t>
      </w:r>
      <w:r w:rsidR="00DE7465">
        <w:rPr>
          <w:rFonts w:ascii="Times New Roman" w:hAnsi="Times New Roman" w:cs="Times New Roman" w:hint="eastAsia"/>
          <w:lang w:eastAsia="zh-CN"/>
        </w:rPr>
        <w:t>变量的</w:t>
      </w:r>
      <w:r w:rsidR="00DE7465" w:rsidRPr="00C057DF">
        <w:rPr>
          <w:rFonts w:ascii="Times New Roman" w:eastAsia="Times New Roman" w:hAnsi="Times New Roman" w:cs="Times New Roman"/>
          <w:lang w:eastAsia="zh-CN"/>
        </w:rPr>
        <w:t>ToE</w:t>
      </w:r>
      <w:r>
        <w:rPr>
          <w:rFonts w:ascii="Times New Roman" w:hAnsi="Times New Roman" w:cs="Times New Roman" w:hint="eastAsia"/>
          <w:lang w:eastAsia="zh-CN"/>
        </w:rPr>
        <w:t>存在差异，其中</w:t>
      </w:r>
      <w:r w:rsidR="00DE7465">
        <w:rPr>
          <w:rFonts w:ascii="Times New Roman" w:hAnsi="Times New Roman" w:cs="Times New Roman" w:hint="eastAsia"/>
          <w:lang w:eastAsia="zh-CN"/>
        </w:rPr>
        <w:t>pH</w:t>
      </w:r>
      <w:r w:rsidR="00DE7465">
        <w:rPr>
          <w:rFonts w:ascii="Times New Roman" w:hAnsi="Times New Roman" w:cs="Times New Roman" w:hint="eastAsia"/>
          <w:lang w:eastAsia="zh-CN"/>
        </w:rPr>
        <w:t>、二氧化碳分压的出现时间最早</w:t>
      </w:r>
      <w:r w:rsidR="00DE7465" w:rsidRPr="00C057DF">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cHQiPlsxNV08L3N0eWxlPjwvRGlzcGxheVRleHQ+PHJlY29yZD48cmVjLW51bWJlcj4xNjwvcmVj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cHQiPlsxNV08L3N0eWxlPjwvRGlzcGxheVRleHQ+PHJlY29yZD48cmVjLW51bWJlcj4xNjwvcmVj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[15]</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7D0CBB50" w14:textId="7C422EC6" w:rsidR="00DE7465" w:rsidRPr="00C057DF" w:rsidRDefault="00143B06" w:rsidP="00DE7465">
      <w:pPr>
        <w:spacing w:after="0" w:line="360" w:lineRule="auto"/>
        <w:ind w:firstLine="420"/>
        <w:jc w:val="both"/>
        <w:rPr>
          <w:rFonts w:ascii="Times New Roman" w:hAnsi="Times New Roman" w:cs="Times New Roman"/>
          <w:lang w:eastAsia="zh-CN"/>
        </w:rPr>
      </w:pPr>
      <w:r w:rsidRPr="00143B06">
        <w:rPr>
          <w:rFonts w:ascii="Times New Roman" w:hAnsi="Times New Roman" w:cs="Times New Roman"/>
          <w:lang w:eastAsia="zh-CN"/>
        </w:rPr>
        <w:t>第三类研究则逐渐开始关注海洋生态系统气候变化信号的传播过程及生态响应。</w:t>
      </w:r>
      <w:r w:rsidR="00DE7465" w:rsidRPr="00C057DF">
        <w:rPr>
          <w:rFonts w:ascii="Times New Roman" w:eastAsia="Times New Roman" w:hAnsi="Times New Roman" w:cs="Times New Roman"/>
          <w:lang w:eastAsia="zh-CN"/>
        </w:rPr>
        <w:t>Sreeuch</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利用</w:t>
      </w:r>
      <w:r w:rsidR="00DE7465">
        <w:rPr>
          <w:rFonts w:ascii="Times New Roman" w:hAnsi="Times New Roman" w:cs="Times New Roman" w:hint="eastAsia"/>
          <w:lang w:eastAsia="zh-CN"/>
        </w:rPr>
        <w:t>CESM2-LE</w:t>
      </w:r>
      <w:r w:rsidR="00DE7465">
        <w:rPr>
          <w:rFonts w:ascii="Times New Roman" w:hAnsi="Times New Roman" w:cs="Times New Roman" w:hint="eastAsia"/>
          <w:lang w:eastAsia="zh-CN"/>
        </w:rPr>
        <w:t>集合</w:t>
      </w:r>
      <w:r w:rsidR="002A6D81">
        <w:rPr>
          <w:rFonts w:ascii="Times New Roman" w:hAnsi="Times New Roman" w:cs="Times New Roman" w:hint="eastAsia"/>
          <w:lang w:eastAsia="zh-CN"/>
        </w:rPr>
        <w:t>研究</w:t>
      </w:r>
      <w:r w:rsidR="00DE7465" w:rsidRPr="00C057DF">
        <w:rPr>
          <w:rFonts w:ascii="Times New Roman" w:hAnsi="Times New Roman" w:cs="Times New Roman"/>
          <w:lang w:eastAsia="zh-CN"/>
        </w:rPr>
        <w:t>海洋溶解有机质中</w:t>
      </w:r>
      <w:r w:rsidR="00DE7465" w:rsidRPr="00C057DF">
        <w:rPr>
          <w:rFonts w:ascii="Times New Roman" w:eastAsia="Times New Roman" w:hAnsi="Times New Roman" w:cs="Times New Roman"/>
          <w:lang w:eastAsia="zh-CN"/>
        </w:rPr>
        <w:t>C</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P</w:t>
      </w:r>
      <w:r w:rsidR="00DE7465" w:rsidRPr="00C057DF">
        <w:rPr>
          <w:rFonts w:ascii="Times New Roman" w:hAnsi="Times New Roman" w:cs="Times New Roman"/>
          <w:lang w:eastAsia="zh-CN"/>
        </w:rPr>
        <w:t>比的</w:t>
      </w:r>
      <w:r w:rsidR="00927EC3">
        <w:rPr>
          <w:rFonts w:ascii="Times New Roman" w:hAnsi="Times New Roman" w:cs="Times New Roman" w:hint="eastAsia"/>
          <w:lang w:eastAsia="zh-CN"/>
        </w:rPr>
        <w:t>长期变化</w:t>
      </w:r>
      <w:r w:rsidR="00DE7465">
        <w:rPr>
          <w:rFonts w:ascii="Times New Roman" w:hAnsi="Times New Roman" w:cs="Times New Roman" w:hint="eastAsia"/>
          <w:lang w:eastAsia="zh-CN"/>
        </w:rPr>
        <w:t>以及</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w:t>
      </w:r>
      <w:r w:rsidR="00927EC3">
        <w:rPr>
          <w:rFonts w:ascii="Times New Roman" w:hAnsi="Times New Roman" w:cs="Times New Roman" w:hint="eastAsia"/>
          <w:lang w:eastAsia="zh-CN"/>
        </w:rPr>
        <w:t>表明其</w:t>
      </w:r>
      <w:r w:rsidR="00DE7465">
        <w:rPr>
          <w:rFonts w:ascii="Times New Roman" w:hAnsi="Times New Roman" w:cs="Times New Roman" w:hint="eastAsia"/>
          <w:lang w:eastAsia="zh-CN"/>
        </w:rPr>
        <w:t>ToE</w:t>
      </w:r>
      <w:r w:rsidR="00927EC3">
        <w:rPr>
          <w:rFonts w:ascii="Times New Roman" w:hAnsi="Times New Roman" w:cs="Times New Roman" w:hint="eastAsia"/>
          <w:lang w:eastAsia="zh-CN"/>
        </w:rPr>
        <w:t>早于</w:t>
      </w:r>
      <w:r w:rsidR="00DE7465" w:rsidRPr="00C057DF">
        <w:rPr>
          <w:rFonts w:ascii="Times New Roman" w:hAnsi="Times New Roman" w:cs="Times New Roman"/>
          <w:lang w:eastAsia="zh-CN"/>
        </w:rPr>
        <w:t>上层海洋磷酸盐浓度和净初级生产力</w:t>
      </w:r>
      <w:r w:rsidR="00927EC3">
        <w:rPr>
          <w:rFonts w:ascii="Times New Roman" w:hAnsi="Times New Roman" w:cs="Times New Roman" w:hint="eastAsia"/>
          <w:lang w:eastAsia="zh-CN"/>
        </w:rPr>
        <w:t>，说明</w:t>
      </w:r>
      <w:r w:rsidR="00DE7465">
        <w:rPr>
          <w:rFonts w:ascii="Times New Roman" w:hAnsi="Times New Roman" w:cs="Times New Roman" w:hint="eastAsia"/>
          <w:lang w:eastAsia="zh-CN"/>
        </w:rPr>
        <w:t>DOM</w:t>
      </w:r>
      <w:r w:rsidR="00DE7465">
        <w:rPr>
          <w:rFonts w:ascii="Times New Roman" w:hAnsi="Times New Roman" w:cs="Times New Roman" w:hint="eastAsia"/>
          <w:lang w:eastAsia="zh-CN"/>
        </w:rPr>
        <w:t>中</w:t>
      </w:r>
      <w:r w:rsidR="00DE7465">
        <w:rPr>
          <w:rFonts w:ascii="Times New Roman" w:hAnsi="Times New Roman" w:cs="Times New Roman" w:hint="eastAsia"/>
          <w:lang w:eastAsia="zh-CN"/>
        </w:rPr>
        <w:t>C</w:t>
      </w:r>
      <w:r w:rsidR="00DE7465">
        <w:rPr>
          <w:rFonts w:ascii="Times New Roman" w:hAnsi="Times New Roman" w:cs="Times New Roman" w:hint="eastAsia"/>
          <w:lang w:eastAsia="zh-CN"/>
        </w:rPr>
        <w:t>：</w:t>
      </w:r>
      <w:r w:rsidR="00DE7465">
        <w:rPr>
          <w:rFonts w:ascii="Times New Roman" w:hAnsi="Times New Roman" w:cs="Times New Roman" w:hint="eastAsia"/>
          <w:lang w:eastAsia="zh-CN"/>
        </w:rPr>
        <w:t>P</w:t>
      </w:r>
      <w:r w:rsidR="00DE7465">
        <w:rPr>
          <w:rFonts w:ascii="Times New Roman" w:hAnsi="Times New Roman" w:cs="Times New Roman" w:hint="eastAsia"/>
          <w:lang w:eastAsia="zh-CN"/>
        </w:rPr>
        <w:t>比率的变化可能成为人为海洋变暖的敏感</w:t>
      </w:r>
      <w:r w:rsidR="00927EC3">
        <w:rPr>
          <w:rFonts w:ascii="Times New Roman" w:hAnsi="Times New Roman" w:cs="Times New Roman" w:hint="eastAsia"/>
          <w:lang w:eastAsia="zh-CN"/>
        </w:rPr>
        <w:t>指标</w:t>
      </w:r>
      <w:r w:rsidR="00DE7465" w:rsidRPr="00C057DF">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WzE2XTwvc3R5bGU+PC9EaXNwbGF5VGV4dD48cmVjb3JkPjxyZWMtbnVtYmVyPjgyPC9yZWMtbnVt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WzE2XTwvc3R5bGU+PC9EaXNwbGF5VGV4dD48cmVjb3JkPjxyZWMtbnVtYmVyPjgyPC9yZWMtbnVt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[16]</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Sylvester</w:t>
      </w:r>
      <w:r w:rsidR="00DE7465" w:rsidRPr="00C057DF">
        <w:rPr>
          <w:rFonts w:ascii="Times New Roman" w:hAnsi="Times New Roman" w:cs="Times New Roman"/>
          <w:lang w:eastAsia="zh-CN"/>
        </w:rPr>
        <w:t>等针对南大洋生态系统关键组分磷虾的生长条件进行趋势识别，结果显示虽然磷虾的栖息地会向极地收缩，但到本世纪末还难以将磷虾生长的下降信号从自然变率中识别出来</w:t>
      </w:r>
      <w:r w:rsidR="00DE7465" w:rsidRPr="00C057DF">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Ij5bMTddPC9zdHlsZT48L0Rpc3BsYXlUZXh0PjxyZWNvcmQ+PHJlYy1udW1iZXI+NzY8L3JlYy1u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Ij5bMTddPC9zdHlsZT48L0Rpc3BsYXlUZXh0PjxyZWNvcmQ+PHJlYy1udW1iZXI+NzY8L3JlYy1u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[17]</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Krumhardt</w:t>
      </w:r>
      <w:r w:rsidR="00DE7465" w:rsidRPr="00C057DF">
        <w:rPr>
          <w:rFonts w:ascii="Times New Roman" w:hAnsi="Times New Roman" w:cs="Times New Roman"/>
          <w:lang w:eastAsia="zh-CN"/>
        </w:rPr>
        <w:t>等针对南极海冰及相关生态系统的研究基于</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将海冰、浮游植物、磷虾、鱼类和企鹅相关指标放入同一框架，展示不同生态层级信号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的差异，结果显示企鹅生长速率和潜在鱼类生物量的气候变化信号最早出现，说明顶级捕食者会</w:t>
      </w:r>
      <w:r w:rsidR="00927EC3">
        <w:rPr>
          <w:rFonts w:ascii="Times New Roman" w:hAnsi="Times New Roman" w:cs="Times New Roman" w:hint="eastAsia"/>
          <w:lang w:eastAsia="zh-CN"/>
        </w:rPr>
        <w:t>对气候变化具有更强大的放大响应</w:t>
      </w:r>
      <w:r w:rsidR="00DE7465" w:rsidRPr="00C057DF">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dCI+WzE4XTwvc3R5bGU+PC9EaXNwbGF5VGV4dD48cmVjb3JkPjxyZWMtbnVtYmVyPjEwMzwvcmVj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dCI+WzE4XTwvc3R5bGU+PC9EaXNwbGF5VGV4dD48cmVjb3JkPjxyZWMtbnVtYmVyPjEwMzwvcmVj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[18]</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21B0B6B0" w14:textId="6B5BD62D" w:rsidR="00205618" w:rsidRDefault="00DE7465" w:rsidP="00DE7465">
      <w:pPr>
        <w:spacing w:after="0" w:line="360" w:lineRule="auto"/>
        <w:ind w:firstLine="420"/>
        <w:jc w:val="both"/>
        <w:rPr>
          <w:rFonts w:ascii="Times New Roman" w:hAnsi="Times New Roman" w:cs="Times New Roman"/>
          <w:lang w:eastAsia="zh-CN"/>
        </w:rPr>
      </w:pPr>
      <w:r w:rsidRPr="00C057DF">
        <w:rPr>
          <w:rFonts w:ascii="Times New Roman" w:hAnsi="Times New Roman" w:cs="Times New Roman"/>
          <w:lang w:eastAsia="zh-CN"/>
        </w:rPr>
        <w:t>总体来看，现有的</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研究已经覆盖海洋物理、生物地球化学和部分生态</w:t>
      </w:r>
      <w:r w:rsidR="00205618">
        <w:rPr>
          <w:rFonts w:ascii="Times New Roman" w:hAnsi="Times New Roman" w:cs="Times New Roman" w:hint="eastAsia"/>
          <w:lang w:eastAsia="zh-CN"/>
        </w:rPr>
        <w:t>系统</w:t>
      </w:r>
      <w:r w:rsidRPr="00C057DF">
        <w:rPr>
          <w:rFonts w:ascii="Times New Roman" w:hAnsi="Times New Roman" w:cs="Times New Roman"/>
          <w:lang w:eastAsia="zh-CN"/>
        </w:rPr>
        <w:t>变量，但将环境变量、低营养级变量和高营养级变量</w:t>
      </w:r>
      <w:r w:rsidR="00205618">
        <w:rPr>
          <w:rFonts w:ascii="Times New Roman" w:hAnsi="Times New Roman" w:cs="Times New Roman" w:hint="eastAsia"/>
          <w:lang w:eastAsia="zh-CN"/>
        </w:rPr>
        <w:t>统一纳入</w:t>
      </w:r>
      <w:r w:rsidRPr="00C057DF">
        <w:rPr>
          <w:rFonts w:ascii="Times New Roman" w:hAnsi="Times New Roman" w:cs="Times New Roman"/>
          <w:lang w:eastAsia="zh-CN"/>
        </w:rPr>
        <w:t>全球海洋生态系统框架</w:t>
      </w:r>
      <w:r w:rsidR="00205618">
        <w:rPr>
          <w:rFonts w:ascii="Times New Roman" w:hAnsi="Times New Roman" w:cs="Times New Roman" w:hint="eastAsia"/>
          <w:lang w:eastAsia="zh-CN"/>
        </w:rPr>
        <w:t>进行系统分析的研究</w:t>
      </w:r>
      <w:r w:rsidRPr="00C057DF">
        <w:rPr>
          <w:rFonts w:ascii="Times New Roman" w:hAnsi="Times New Roman" w:cs="Times New Roman"/>
          <w:lang w:eastAsia="zh-CN"/>
        </w:rPr>
        <w:t>仍</w:t>
      </w:r>
      <w:r w:rsidR="00205618">
        <w:rPr>
          <w:rFonts w:ascii="Times New Roman" w:hAnsi="Times New Roman" w:cs="Times New Roman" w:hint="eastAsia"/>
          <w:lang w:eastAsia="zh-CN"/>
        </w:rPr>
        <w:t>相对有限</w:t>
      </w:r>
      <w:r w:rsidRPr="00C057DF">
        <w:rPr>
          <w:rFonts w:ascii="Times New Roman" w:hAnsi="Times New Roman" w:cs="Times New Roman"/>
          <w:lang w:eastAsia="zh-CN"/>
        </w:rPr>
        <w:t>。</w:t>
      </w:r>
      <w:r w:rsidR="00205618" w:rsidRPr="00205618">
        <w:rPr>
          <w:rFonts w:ascii="Times New Roman" w:hAnsi="Times New Roman" w:cs="Times New Roman"/>
          <w:lang w:eastAsia="zh-CN"/>
        </w:rPr>
        <w:t>目前多数研究主要聚焦于单一变量或单一生态层级，而不同营养级之间气候变化信号如何传递、放大以及产生区域差异，仍缺乏系统讨论。</w:t>
      </w:r>
    </w:p>
    <w:p w14:paraId="6C7ADE8D" w14:textId="4864CED8" w:rsidR="00DE7465" w:rsidRPr="00C057DF" w:rsidRDefault="0020561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基于此，</w:t>
      </w:r>
      <w:r w:rsidR="00DE7465" w:rsidRPr="00C057DF">
        <w:rPr>
          <w:rFonts w:ascii="Times New Roman" w:hAnsi="Times New Roman" w:cs="Times New Roman"/>
          <w:lang w:eastAsia="zh-CN"/>
        </w:rPr>
        <w:t>本</w:t>
      </w:r>
      <w:r w:rsidR="00642057">
        <w:rPr>
          <w:rFonts w:ascii="Times New Roman" w:hAnsi="Times New Roman" w:cs="Times New Roman" w:hint="eastAsia"/>
          <w:lang w:eastAsia="zh-CN"/>
        </w:rPr>
        <w:t>研究</w:t>
      </w:r>
      <w:r w:rsidR="00DE7465" w:rsidRPr="00C057DF">
        <w:rPr>
          <w:rFonts w:ascii="Times New Roman" w:hAnsi="Times New Roman" w:cs="Times New Roman"/>
          <w:lang w:eastAsia="zh-CN"/>
        </w:rPr>
        <w:t>以全球海洋生态系统为研究对象，利用</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中的环境变量和低营养级变量以及</w:t>
      </w:r>
      <w:r w:rsidR="00DE7465" w:rsidRPr="00C057DF">
        <w:rPr>
          <w:rFonts w:ascii="Times New Roman" w:hAnsi="Times New Roman" w:cs="Times New Roman"/>
          <w:lang w:eastAsia="zh-CN"/>
        </w:rPr>
        <w:t xml:space="preserve"> </w:t>
      </w:r>
      <w:r w:rsidR="00DE7465" w:rsidRPr="00C057DF">
        <w:rPr>
          <w:rFonts w:ascii="Times New Roman" w:eastAsia="Times New Roman" w:hAnsi="Times New Roman" w:cs="Times New Roman"/>
          <w:lang w:eastAsia="zh-CN"/>
        </w:rPr>
        <w:t>CESM2-FEISTY</w:t>
      </w:r>
      <w:r w:rsidR="00DE7465" w:rsidRPr="00C057DF">
        <w:rPr>
          <w:rFonts w:ascii="Times New Roman" w:hAnsi="Times New Roman" w:cs="Times New Roman"/>
          <w:lang w:eastAsia="zh-CN"/>
        </w:rPr>
        <w:t>模型</w:t>
      </w:r>
      <w:r w:rsidR="00642057">
        <w:rPr>
          <w:rFonts w:ascii="Times New Roman" w:hAnsi="Times New Roman" w:cs="Times New Roman" w:hint="eastAsia"/>
          <w:lang w:eastAsia="zh-CN"/>
        </w:rPr>
        <w:t>的</w:t>
      </w:r>
      <w:r w:rsidR="00DE7465" w:rsidRPr="00C057DF">
        <w:rPr>
          <w:rFonts w:ascii="Times New Roman" w:hAnsi="Times New Roman" w:cs="Times New Roman"/>
          <w:lang w:eastAsia="zh-CN"/>
        </w:rPr>
        <w:t>鱼类功能群结果，</w:t>
      </w:r>
      <w:r w:rsidR="00642057">
        <w:rPr>
          <w:rFonts w:ascii="Times New Roman" w:hAnsi="Times New Roman" w:cs="Times New Roman" w:hint="eastAsia"/>
          <w:lang w:eastAsia="zh-CN"/>
        </w:rPr>
        <w:t>系统</w:t>
      </w:r>
      <w:r w:rsidR="00DE7465" w:rsidRPr="00C057DF">
        <w:rPr>
          <w:rFonts w:ascii="Times New Roman" w:hAnsi="Times New Roman" w:cs="Times New Roman"/>
          <w:lang w:eastAsia="zh-CN"/>
        </w:rPr>
        <w:t>计算不同变量的气候变化信号</w:t>
      </w:r>
      <w:r w:rsidR="00642057">
        <w:rPr>
          <w:rFonts w:ascii="Times New Roman" w:hAnsi="Times New Roman" w:cs="Times New Roman" w:hint="eastAsia"/>
          <w:lang w:eastAsia="zh-CN"/>
        </w:rPr>
        <w:t>及其</w:t>
      </w:r>
      <w:r w:rsidR="00DE7465" w:rsidRPr="00C057DF">
        <w:rPr>
          <w:rFonts w:ascii="Times New Roman" w:hAnsi="Times New Roman" w:cs="Times New Roman"/>
          <w:lang w:eastAsia="zh-CN"/>
        </w:rPr>
        <w:t>出现时间，</w:t>
      </w:r>
      <w:r w:rsidR="00642057" w:rsidRPr="00642057">
        <w:rPr>
          <w:rFonts w:ascii="Times New Roman" w:hAnsi="Times New Roman" w:cs="Times New Roman"/>
          <w:lang w:eastAsia="zh-CN"/>
        </w:rPr>
        <w:t>并结合信噪比分析比较不同生态层级之间</w:t>
      </w:r>
      <w:r w:rsidR="00642057" w:rsidRPr="00642057">
        <w:rPr>
          <w:rFonts w:ascii="Times New Roman" w:hAnsi="Times New Roman" w:cs="Times New Roman"/>
          <w:lang w:eastAsia="zh-CN"/>
        </w:rPr>
        <w:t>ToE</w:t>
      </w:r>
      <w:r w:rsidR="00642057" w:rsidRPr="00642057">
        <w:rPr>
          <w:rFonts w:ascii="Times New Roman" w:hAnsi="Times New Roman" w:cs="Times New Roman"/>
          <w:lang w:eastAsia="zh-CN"/>
        </w:rPr>
        <w:t>的时间与空间差异。</w:t>
      </w:r>
      <w:r w:rsidR="00DE7465" w:rsidRPr="00C057DF">
        <w:rPr>
          <w:rFonts w:ascii="Times New Roman" w:hAnsi="Times New Roman" w:cs="Times New Roman"/>
          <w:lang w:eastAsia="zh-CN"/>
        </w:rPr>
        <w:t>本文重点关注两个</w:t>
      </w:r>
      <w:r w:rsidR="00642057">
        <w:rPr>
          <w:rFonts w:ascii="Times New Roman" w:hAnsi="Times New Roman" w:cs="Times New Roman" w:hint="eastAsia"/>
          <w:lang w:eastAsia="zh-CN"/>
        </w:rPr>
        <w:t>科学</w:t>
      </w:r>
      <w:r w:rsidR="00DE7465" w:rsidRPr="00C057DF">
        <w:rPr>
          <w:rFonts w:ascii="Times New Roman" w:hAnsi="Times New Roman" w:cs="Times New Roman"/>
          <w:lang w:eastAsia="zh-CN"/>
        </w:rPr>
        <w:t>问题：第一，哪些变量更早从自然变率中显现出</w:t>
      </w:r>
      <w:r w:rsidR="00642057">
        <w:rPr>
          <w:rFonts w:ascii="Times New Roman" w:hAnsi="Times New Roman" w:cs="Times New Roman" w:hint="eastAsia"/>
          <w:lang w:eastAsia="zh-CN"/>
        </w:rPr>
        <w:t>人为气候变化信号</w:t>
      </w:r>
      <w:r w:rsidR="00DE7465" w:rsidRPr="00C057DF">
        <w:rPr>
          <w:rFonts w:ascii="Times New Roman" w:hAnsi="Times New Roman" w:cs="Times New Roman"/>
          <w:lang w:eastAsia="zh-CN"/>
        </w:rPr>
        <w:t>；第二，不同</w:t>
      </w:r>
      <w:r w:rsidR="00DE7465" w:rsidRPr="00C057DF">
        <w:rPr>
          <w:rFonts w:ascii="Times New Roman" w:hAnsi="Times New Roman" w:cs="Times New Roman"/>
          <w:lang w:eastAsia="zh-CN"/>
        </w:rPr>
        <w:lastRenderedPageBreak/>
        <w:t>生态层级的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是否</w:t>
      </w:r>
      <w:r w:rsidR="00642057" w:rsidRPr="00642057">
        <w:rPr>
          <w:rFonts w:ascii="Times New Roman" w:hAnsi="Times New Roman" w:cs="Times New Roman"/>
          <w:lang w:eastAsia="zh-CN"/>
        </w:rPr>
        <w:t>能够反映气候变化信号在海洋生态系统中的传播机制及其营养级放大过程</w:t>
      </w:r>
      <w:r w:rsidR="00642057" w:rsidRPr="00C057DF">
        <w:rPr>
          <w:rFonts w:ascii="Times New Roman" w:hAnsi="Times New Roman" w:cs="Times New Roman"/>
          <w:lang w:eastAsia="zh-CN"/>
        </w:rPr>
        <w:t>。</w:t>
      </w:r>
    </w:p>
    <w:p w14:paraId="506B15F1" w14:textId="77777777" w:rsidR="00406ED5" w:rsidRDefault="00406ED5">
      <w:pPr>
        <w:rPr>
          <w:lang w:eastAsia="zh-CN"/>
        </w:rPr>
      </w:pPr>
    </w:p>
    <w:p w14:paraId="614445EB" w14:textId="77777777" w:rsidR="00DE7465" w:rsidRDefault="00DE7465">
      <w:pPr>
        <w:rPr>
          <w:lang w:eastAsia="zh-CN"/>
        </w:rPr>
        <w:sectPr w:rsidR="00DE7465">
          <w:headerReference w:type="even" r:id="rId8"/>
          <w:headerReference w:type="default" r:id="rId9"/>
          <w:footerReference w:type="even" r:id="rId10"/>
          <w:footerReference w:type="default" r:id="rId11"/>
          <w:pgSz w:w="12240" w:h="15840"/>
          <w:pgMar w:top="1417" w:right="1134" w:bottom="1134" w:left="1417" w:header="720" w:footer="720" w:gutter="0"/>
          <w:pgNumType w:start="1"/>
          <w:cols w:space="720"/>
          <w:docGrid w:linePitch="360"/>
        </w:sectPr>
      </w:pPr>
    </w:p>
    <w:p w14:paraId="133B262F" w14:textId="77777777" w:rsidR="00406ED5" w:rsidRDefault="00000000">
      <w:pPr>
        <w:keepNext/>
        <w:spacing w:before="120" w:after="120" w:line="480" w:lineRule="auto"/>
        <w:rPr>
          <w:lang w:eastAsia="zh-CN"/>
        </w:rPr>
      </w:pPr>
      <w:r>
        <w:rPr>
          <w:rFonts w:ascii="黑体" w:eastAsia="黑体" w:hAnsi="黑体"/>
          <w:b/>
          <w:sz w:val="30"/>
          <w:lang w:eastAsia="zh-CN"/>
        </w:rPr>
        <w:lastRenderedPageBreak/>
        <w:t>2、数据和方法</w:t>
      </w:r>
    </w:p>
    <w:p w14:paraId="5F349C6F" w14:textId="77777777" w:rsidR="00406ED5" w:rsidRDefault="00000000">
      <w:pPr>
        <w:keepNext/>
        <w:spacing w:before="120" w:after="120" w:line="360" w:lineRule="auto"/>
        <w:rPr>
          <w:lang w:eastAsia="zh-CN"/>
        </w:rPr>
      </w:pPr>
      <w:r>
        <w:rPr>
          <w:rFonts w:ascii="黑体" w:eastAsia="黑体" w:hAnsi="黑体"/>
          <w:b/>
          <w:sz w:val="28"/>
          <w:lang w:eastAsia="zh-CN"/>
        </w:rPr>
        <w:t>2.1 地球系统模式大型集合</w:t>
      </w:r>
    </w:p>
    <w:p w14:paraId="0062337B" w14:textId="3C2A9381" w:rsidR="00406ED5" w:rsidRPr="000C6F80" w:rsidRDefault="002E3685" w:rsidP="00AB5689">
      <w:pPr>
        <w:spacing w:after="0" w:line="360" w:lineRule="auto"/>
        <w:ind w:firstLine="420"/>
        <w:jc w:val="both"/>
        <w:rPr>
          <w:rFonts w:ascii="Times New Roman" w:hAnsi="Times New Roman" w:cs="Times New Roman"/>
          <w:lang w:eastAsia="zh-CN"/>
        </w:rPr>
      </w:pPr>
      <w:r w:rsidRPr="000C6F80">
        <w:rPr>
          <w:rFonts w:ascii="Times New Roman" w:hAnsi="Times New Roman" w:cs="Times New Roman"/>
        </w:rPr>
        <w:t>本研究分析基于</w:t>
      </w:r>
      <w:r w:rsidRPr="000C6F80">
        <w:rPr>
          <w:rFonts w:ascii="Times New Roman" w:hAnsi="Times New Roman" w:cs="Times New Roman" w:hint="eastAsia"/>
          <w:lang w:eastAsia="zh-CN"/>
        </w:rPr>
        <w:t>通用</w:t>
      </w:r>
      <w:r w:rsidRPr="000C6F80">
        <w:rPr>
          <w:rFonts w:ascii="Times New Roman" w:hAnsi="Times New Roman" w:cs="Times New Roman"/>
        </w:rPr>
        <w:t>地球系统模式大型集合</w:t>
      </w:r>
      <w:r w:rsidRPr="000C6F80">
        <w:rPr>
          <w:rFonts w:ascii="Times New Roman" w:hAnsi="Times New Roman" w:cs="Times New Roman" w:hint="eastAsia"/>
        </w:rPr>
        <w:t>（</w:t>
      </w:r>
      <w:r w:rsidRPr="00464179">
        <w:rPr>
          <w:rFonts w:ascii="Times New Roman" w:eastAsia="Times New Roman" w:hAnsi="Times New Roman" w:cs="Times New Roman"/>
          <w:lang w:eastAsia="zh-CN"/>
        </w:rPr>
        <w:t>CESM</w:t>
      </w:r>
      <w:r w:rsidRPr="00F57F61">
        <w:rPr>
          <w:rFonts w:ascii="Times New Roman" w:eastAsia="Times New Roman" w:hAnsi="Times New Roman" w:cs="Times New Roman"/>
        </w:rPr>
        <w:t>2</w:t>
      </w:r>
      <w:r w:rsidRPr="000C6F80">
        <w:rPr>
          <w:rFonts w:ascii="Times New Roman" w:hAnsi="Times New Roman" w:cs="Times New Roman"/>
        </w:rPr>
        <w:t>-</w:t>
      </w:r>
      <w:r w:rsidRPr="00F57F61">
        <w:rPr>
          <w:rFonts w:ascii="Times New Roman" w:eastAsia="Times New Roman" w:hAnsi="Times New Roman" w:cs="Times New Roman"/>
        </w:rPr>
        <w:t>Large</w:t>
      </w:r>
      <w:r w:rsidRPr="00464179">
        <w:rPr>
          <w:rFonts w:ascii="Times New Roman" w:eastAsia="Times New Roman" w:hAnsi="Times New Roman" w:cs="Times New Roman"/>
          <w:lang w:eastAsia="zh-CN"/>
        </w:rPr>
        <w:t xml:space="preserve"> </w:t>
      </w:r>
      <w:r w:rsidRPr="00F57F61">
        <w:rPr>
          <w:rFonts w:ascii="Times New Roman" w:eastAsia="Times New Roman" w:hAnsi="Times New Roman" w:cs="Times New Roman"/>
        </w:rPr>
        <w:t>Ensemble</w:t>
      </w:r>
      <w:r w:rsidRPr="000C6F80">
        <w:rPr>
          <w:rFonts w:ascii="Times New Roman" w:hAnsi="Times New Roman" w:cs="Times New Roman"/>
        </w:rPr>
        <w:t>,</w:t>
      </w:r>
      <w:r w:rsidRPr="00F57F61">
        <w:rPr>
          <w:rFonts w:ascii="Times New Roman" w:eastAsia="Times New Roman" w:hAnsi="Times New Roman" w:cs="Times New Roman"/>
        </w:rPr>
        <w:t>CESM2-LE</w:t>
      </w:r>
      <w:r w:rsidRPr="000C6F80">
        <w:rPr>
          <w:rFonts w:ascii="Times New Roman" w:hAnsi="Times New Roman" w:cs="Times New Roman" w:hint="eastAsia"/>
        </w:rPr>
        <w:t>）</w:t>
      </w:r>
      <w:r w:rsidRPr="000C6F80">
        <w:rPr>
          <w:rFonts w:ascii="Times New Roman" w:hAnsi="Times New Roman" w:cs="Times New Roman"/>
        </w:rPr>
        <w:t>的模拟</w:t>
      </w:r>
      <w:r w:rsidRPr="000C6F80">
        <w:rPr>
          <w:rFonts w:ascii="Times New Roman" w:hAnsi="Times New Roman" w:cs="Times New Roman" w:hint="eastAsia"/>
          <w:lang w:eastAsia="zh-CN"/>
        </w:rPr>
        <w:t>数据。</w:t>
      </w:r>
      <w:r w:rsidRPr="00F57F61">
        <w:rPr>
          <w:rFonts w:ascii="Times New Roman" w:eastAsia="Times New Roman" w:hAnsi="Times New Roman" w:cs="Times New Roman"/>
          <w:lang w:eastAsia="zh-CN"/>
        </w:rPr>
        <w:t>CESM2</w:t>
      </w:r>
      <w:r w:rsidRPr="000C6F80">
        <w:rPr>
          <w:rFonts w:ascii="Times New Roman" w:hAnsi="Times New Roman" w:cs="Times New Roman"/>
          <w:lang w:eastAsia="zh-CN"/>
        </w:rPr>
        <w:t>是一个全</w:t>
      </w:r>
      <w:r w:rsidR="00916A4A" w:rsidRPr="000C6F80">
        <w:rPr>
          <w:rFonts w:ascii="Times New Roman" w:hAnsi="Times New Roman" w:cs="Times New Roman" w:hint="eastAsia"/>
          <w:lang w:eastAsia="zh-CN"/>
        </w:rPr>
        <w:t>耦合</w:t>
      </w:r>
      <w:r w:rsidRPr="000C6F80">
        <w:rPr>
          <w:rFonts w:ascii="Times New Roman" w:hAnsi="Times New Roman" w:cs="Times New Roman"/>
          <w:lang w:eastAsia="zh-CN"/>
        </w:rPr>
        <w:t>地球系统模式，</w:t>
      </w:r>
      <w:r w:rsidR="00F57F61">
        <w:rPr>
          <w:rFonts w:ascii="Times New Roman" w:hAnsi="Times New Roman" w:cs="Times New Roman" w:hint="eastAsia"/>
          <w:lang w:eastAsia="zh-CN"/>
        </w:rPr>
        <w:t>已被广泛应用于气候变化研究。</w:t>
      </w:r>
      <w:r w:rsidR="00F57F61">
        <w:rPr>
          <w:rFonts w:ascii="Times New Roman" w:hAnsi="Times New Roman" w:cs="Times New Roman" w:hint="eastAsia"/>
          <w:lang w:eastAsia="zh-CN"/>
        </w:rPr>
        <w:t>CESM</w:t>
      </w:r>
      <w:r w:rsidR="00F57F61">
        <w:rPr>
          <w:rFonts w:ascii="Times New Roman" w:hAnsi="Times New Roman" w:cs="Times New Roman"/>
          <w:lang w:eastAsia="zh-CN"/>
        </w:rPr>
        <w:t>2-</w:t>
      </w:r>
      <w:r w:rsidR="00F57F61">
        <w:rPr>
          <w:rFonts w:ascii="Times New Roman" w:hAnsi="Times New Roman" w:cs="Times New Roman" w:hint="eastAsia"/>
          <w:lang w:eastAsia="zh-CN"/>
        </w:rPr>
        <w:t>LE</w:t>
      </w:r>
      <w:r w:rsidR="00F57F61">
        <w:rPr>
          <w:rFonts w:ascii="Times New Roman" w:hAnsi="Times New Roman" w:cs="Times New Roman" w:hint="eastAsia"/>
          <w:lang w:eastAsia="zh-CN"/>
        </w:rPr>
        <w:t>数据是</w:t>
      </w:r>
      <w:r w:rsidRPr="000C6F80">
        <w:rPr>
          <w:rFonts w:ascii="Times New Roman" w:hAnsi="Times New Roman" w:cs="Times New Roman"/>
          <w:lang w:eastAsia="zh-CN"/>
        </w:rPr>
        <w:t>大气</w:t>
      </w:r>
      <w:r w:rsidRPr="000C6F80">
        <w:rPr>
          <w:rFonts w:cs="宋体" w:hint="eastAsia"/>
          <w:lang w:eastAsia="zh-CN"/>
        </w:rPr>
        <w:t>（</w:t>
      </w:r>
      <w:r w:rsidR="00916A4A" w:rsidRPr="000C6F80">
        <w:rPr>
          <w:rFonts w:ascii="Times New Roman" w:hAnsi="Times New Roman" w:cs="Times New Roman"/>
          <w:lang w:eastAsia="zh-CN"/>
        </w:rPr>
        <w:t>CAM</w:t>
      </w:r>
      <w:r w:rsidRPr="00F57F61">
        <w:rPr>
          <w:rFonts w:ascii="Times New Roman" w:eastAsia="Times New Roman" w:hAnsi="Times New Roman" w:cs="Times New Roman"/>
          <w:lang w:eastAsia="zh-CN"/>
        </w:rPr>
        <w:t>v6</w:t>
      </w:r>
      <w:r w:rsidRPr="000C6F80">
        <w:rPr>
          <w:rFonts w:cs="宋体" w:hint="eastAsia"/>
          <w:lang w:eastAsia="zh-CN"/>
        </w:rPr>
        <w:t>）</w:t>
      </w:r>
      <w:r w:rsidRPr="000C6F80">
        <w:rPr>
          <w:rFonts w:ascii="Times New Roman" w:hAnsi="Times New Roman" w:cs="Times New Roman"/>
          <w:lang w:eastAsia="zh-CN"/>
        </w:rPr>
        <w:t>、海洋</w:t>
      </w:r>
      <w:r w:rsidRPr="000C6F80">
        <w:rPr>
          <w:rFonts w:cs="宋体" w:hint="eastAsia"/>
          <w:lang w:eastAsia="zh-CN"/>
        </w:rPr>
        <w:t>（</w:t>
      </w:r>
      <w:r w:rsidR="00916A4A" w:rsidRPr="000C6F80">
        <w:rPr>
          <w:rFonts w:ascii="Times New Roman" w:hAnsi="Times New Roman" w:cs="Times New Roman"/>
          <w:lang w:eastAsia="zh-CN"/>
        </w:rPr>
        <w:t>POP</w:t>
      </w:r>
      <w:r w:rsidRPr="00F57F61">
        <w:rPr>
          <w:rFonts w:ascii="Times New Roman" w:eastAsia="Times New Roman" w:hAnsi="Times New Roman" w:cs="Times New Roman"/>
          <w:lang w:eastAsia="zh-CN"/>
        </w:rPr>
        <w:t>v2</w:t>
      </w:r>
      <w:r w:rsidRPr="000C6F80">
        <w:rPr>
          <w:rFonts w:cs="宋体" w:hint="eastAsia"/>
          <w:lang w:eastAsia="zh-CN"/>
        </w:rPr>
        <w:t>）</w:t>
      </w:r>
      <w:r w:rsidRPr="000C6F80">
        <w:rPr>
          <w:rFonts w:ascii="Times New Roman" w:hAnsi="Times New Roman" w:cs="Times New Roman"/>
          <w:lang w:eastAsia="zh-CN"/>
        </w:rPr>
        <w:t>及生物地球化学</w:t>
      </w:r>
      <w:r w:rsidR="00916A4A" w:rsidRPr="000C6F80">
        <w:rPr>
          <w:rFonts w:ascii="Times New Roman" w:hAnsi="Times New Roman" w:cs="Times New Roman" w:hint="eastAsia"/>
          <w:lang w:eastAsia="zh-CN"/>
        </w:rPr>
        <w:t>（</w:t>
      </w:r>
      <w:r w:rsidR="00916A4A" w:rsidRPr="000C6F80">
        <w:rPr>
          <w:rFonts w:ascii="Times New Roman" w:hAnsi="Times New Roman" w:cs="Times New Roman"/>
          <w:lang w:eastAsia="zh-CN"/>
        </w:rPr>
        <w:t>MARBL</w:t>
      </w:r>
      <w:r w:rsidR="00916A4A" w:rsidRPr="000C6F80">
        <w:rPr>
          <w:rFonts w:ascii="Times New Roman" w:hAnsi="Times New Roman" w:cs="Times New Roman" w:hint="eastAsia"/>
          <w:lang w:eastAsia="zh-CN"/>
        </w:rPr>
        <w:t>）</w:t>
      </w:r>
      <w:r w:rsidRPr="000C6F80">
        <w:rPr>
          <w:rFonts w:ascii="Times New Roman" w:hAnsi="Times New Roman" w:cs="Times New Roman"/>
          <w:lang w:eastAsia="zh-CN"/>
        </w:rPr>
        <w:t>、陆地</w:t>
      </w:r>
      <w:r w:rsidRPr="000C6F80">
        <w:rPr>
          <w:rFonts w:cs="宋体" w:hint="eastAsia"/>
          <w:lang w:eastAsia="zh-CN"/>
        </w:rPr>
        <w:t>（</w:t>
      </w:r>
      <w:r w:rsidR="00916A4A" w:rsidRPr="000C6F80">
        <w:rPr>
          <w:rFonts w:ascii="Times New Roman" w:hAnsi="Times New Roman" w:cs="Times New Roman"/>
          <w:lang w:eastAsia="zh-CN"/>
        </w:rPr>
        <w:t>CLM</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和海冰</w:t>
      </w:r>
      <w:r w:rsidRPr="000C6F80">
        <w:rPr>
          <w:rFonts w:cs="宋体" w:hint="eastAsia"/>
          <w:lang w:eastAsia="zh-CN"/>
        </w:rPr>
        <w:t>（</w:t>
      </w:r>
      <w:r w:rsidR="00916A4A" w:rsidRPr="00464179">
        <w:rPr>
          <w:rFonts w:ascii="Times New Roman" w:eastAsia="Times New Roman" w:hAnsi="Times New Roman" w:cs="Times New Roman"/>
          <w:lang w:eastAsia="zh-CN"/>
        </w:rPr>
        <w:t>CICE</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五个模块</w:t>
      </w:r>
      <w:r w:rsidR="00F57F61">
        <w:rPr>
          <w:rFonts w:ascii="Times New Roman" w:hAnsi="Times New Roman" w:cs="Times New Roman" w:hint="eastAsia"/>
          <w:lang w:eastAsia="zh-CN"/>
        </w:rPr>
        <w:t>共同模拟生成</w:t>
      </w:r>
      <w:r w:rsidR="00D3722E" w:rsidRPr="000C6F80">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aXB0Ij5bMTldPC9zdHlsZT48L0Rpc3BsYXlUZXh0PjxyZWNvcmQ+PHJlYy1udW1iZXI+MTE4PC9y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aXB0Ij5bMTldPC9zdHlsZT48L0Rpc3BsYXlUZXh0PjxyZWNvcmQ+PHJlYy1udW1iZXI+MTE4PC9y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3722E" w:rsidRPr="000C6F80">
        <w:rPr>
          <w:rFonts w:ascii="Times New Roman" w:hAnsi="Times New Roman" w:cs="Times New Roman"/>
          <w:lang w:eastAsia="zh-CN"/>
        </w:rPr>
      </w:r>
      <w:r w:rsidR="00D3722E" w:rsidRPr="000C6F80">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[19]</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r w:rsidR="00F57F61">
        <w:rPr>
          <w:rFonts w:ascii="Times New Roman" w:hAnsi="Times New Roman" w:cs="Times New Roman" w:hint="eastAsia"/>
          <w:lang w:eastAsia="zh-CN"/>
        </w:rPr>
        <w:t>其中，</w:t>
      </w:r>
      <w:r w:rsidRPr="000C6F80">
        <w:rPr>
          <w:rFonts w:ascii="Times New Roman" w:hAnsi="Times New Roman" w:cs="Times New Roman"/>
          <w:lang w:eastAsia="zh-CN"/>
        </w:rPr>
        <w:t>海洋模块运行时采</w:t>
      </w:r>
      <w:r w:rsidR="00F55E26">
        <w:rPr>
          <w:rFonts w:ascii="Times New Roman" w:hAnsi="Times New Roman" w:cs="Times New Roman" w:hint="eastAsia"/>
          <w:lang w:eastAsia="zh-CN"/>
        </w:rPr>
        <w:t>用</w:t>
      </w:r>
      <w:r w:rsidRPr="00F57F61">
        <w:rPr>
          <w:rFonts w:ascii="Times New Roman" w:eastAsia="Times New Roman" w:hAnsi="Times New Roman" w:cs="Times New Roman"/>
          <w:lang w:eastAsia="zh-CN"/>
        </w:rPr>
        <w:t>1</w:t>
      </w:r>
      <w:r w:rsidRPr="000C6F80">
        <w:rPr>
          <w:rFonts w:ascii="Times New Roman" w:hAnsi="Times New Roman" w:cs="Times New Roman"/>
          <w:lang w:eastAsia="zh-CN"/>
        </w:rPr>
        <w:t>°</w:t>
      </w:r>
      <w:r w:rsidRPr="000C6F80">
        <w:rPr>
          <w:rFonts w:ascii="Times New Roman" w:hAnsi="Times New Roman" w:cs="Times New Roman"/>
          <w:lang w:eastAsia="zh-CN"/>
        </w:rPr>
        <w:t>分辨率。海洋生物地球化学和浮游生态系统使用的是海洋生物地球化学库</w:t>
      </w:r>
      <w:r w:rsidR="00F55E26">
        <w:rPr>
          <w:rFonts w:cs="宋体" w:hint="eastAsia"/>
          <w:lang w:eastAsia="zh-CN"/>
        </w:rPr>
        <w:t>（</w:t>
      </w:r>
      <w:r w:rsidRPr="00F57F61">
        <w:rPr>
          <w:rFonts w:ascii="Times New Roman" w:eastAsia="Times New Roman" w:hAnsi="Times New Roman" w:cs="Times New Roman"/>
          <w:lang w:eastAsia="zh-CN"/>
        </w:rPr>
        <w:t>MARBL</w:t>
      </w:r>
      <w:r w:rsidR="00F55E26">
        <w:rPr>
          <w:rFonts w:cs="宋体" w:hint="eastAsia"/>
          <w:lang w:eastAsia="zh-CN"/>
        </w:rPr>
        <w:t>)</w:t>
      </w:r>
      <w:r w:rsidR="00F55E26">
        <w:rPr>
          <w:rFonts w:ascii="Times New Roman" w:hAnsi="Times New Roman" w:cs="Times New Roman" w:hint="eastAsia"/>
          <w:lang w:eastAsia="zh-CN"/>
        </w:rPr>
        <w:t>。</w:t>
      </w:r>
      <w:r w:rsidR="00F55E26">
        <w:rPr>
          <w:rFonts w:ascii="Times New Roman" w:hAnsi="Times New Roman" w:cs="Times New Roman" w:hint="eastAsia"/>
          <w:lang w:eastAsia="zh-CN"/>
        </w:rPr>
        <w:t>MARBL</w:t>
      </w:r>
      <w:r w:rsidR="00F55E26">
        <w:rPr>
          <w:rFonts w:ascii="Times New Roman" w:hAnsi="Times New Roman" w:cs="Times New Roman" w:hint="eastAsia"/>
          <w:lang w:eastAsia="zh-CN"/>
        </w:rPr>
        <w:t>包括</w:t>
      </w:r>
      <w:r w:rsidRPr="000C6F80">
        <w:rPr>
          <w:rFonts w:ascii="Times New Roman" w:hAnsi="Times New Roman" w:cs="Times New Roman"/>
          <w:lang w:eastAsia="zh-CN"/>
        </w:rPr>
        <w:t>浮游植物和浮游动物</w:t>
      </w:r>
      <w:r w:rsidR="00F55E26">
        <w:rPr>
          <w:rFonts w:ascii="Times New Roman" w:hAnsi="Times New Roman" w:cs="Times New Roman" w:hint="eastAsia"/>
          <w:lang w:eastAsia="zh-CN"/>
        </w:rPr>
        <w:t>的生长、死亡及摄食等生态过程</w:t>
      </w:r>
      <w:r w:rsidRPr="000C6F80">
        <w:rPr>
          <w:rFonts w:ascii="Times New Roman" w:hAnsi="Times New Roman" w:cs="Times New Roman"/>
          <w:lang w:eastAsia="zh-CN"/>
        </w:rPr>
        <w:t>，</w:t>
      </w:r>
      <w:r w:rsidR="00F55E26">
        <w:rPr>
          <w:rFonts w:ascii="Times New Roman" w:hAnsi="Times New Roman" w:cs="Times New Roman" w:hint="eastAsia"/>
          <w:lang w:eastAsia="zh-CN"/>
        </w:rPr>
        <w:t>同时包括</w:t>
      </w:r>
      <w:r w:rsidRPr="000C6F80">
        <w:rPr>
          <w:rFonts w:ascii="Times New Roman" w:hAnsi="Times New Roman" w:cs="Times New Roman"/>
          <w:lang w:eastAsia="zh-CN"/>
        </w:rPr>
        <w:t>溶解氧、</w:t>
      </w:r>
      <w:r w:rsidR="00F55E26">
        <w:rPr>
          <w:rFonts w:ascii="Times New Roman" w:hAnsi="Times New Roman" w:cs="Times New Roman" w:hint="eastAsia"/>
          <w:lang w:eastAsia="zh-CN"/>
        </w:rPr>
        <w:t>溶解有机物、</w:t>
      </w:r>
      <w:r w:rsidRPr="000C6F80">
        <w:rPr>
          <w:rFonts w:ascii="Times New Roman" w:hAnsi="Times New Roman" w:cs="Times New Roman"/>
          <w:lang w:eastAsia="zh-CN"/>
        </w:rPr>
        <w:t>颗粒有机</w:t>
      </w:r>
      <w:r w:rsidR="00F55E26">
        <w:rPr>
          <w:rFonts w:ascii="Times New Roman" w:hAnsi="Times New Roman" w:cs="Times New Roman" w:hint="eastAsia"/>
          <w:lang w:eastAsia="zh-CN"/>
        </w:rPr>
        <w:t>物</w:t>
      </w:r>
      <w:r w:rsidRPr="000C6F80">
        <w:rPr>
          <w:rFonts w:ascii="Times New Roman" w:hAnsi="Times New Roman" w:cs="Times New Roman"/>
          <w:lang w:eastAsia="zh-CN"/>
        </w:rPr>
        <w:t>和营养盐</w:t>
      </w:r>
      <w:r w:rsidRPr="000C6F80">
        <w:rPr>
          <w:rFonts w:cs="宋体" w:hint="eastAsia"/>
          <w:lang w:eastAsia="zh-CN"/>
        </w:rPr>
        <w:t>（</w:t>
      </w:r>
      <w:r w:rsidRPr="00F57F61">
        <w:rPr>
          <w:rFonts w:ascii="Times New Roman" w:eastAsia="Times New Roman" w:hAnsi="Times New Roman" w:cs="Times New Roman"/>
          <w:lang w:eastAsia="zh-CN"/>
        </w:rPr>
        <w:t>N</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P</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Si</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Fe</w:t>
      </w:r>
      <w:r w:rsidR="00F55E26">
        <w:rPr>
          <w:rFonts w:cs="宋体" w:hint="eastAsia"/>
          <w:lang w:eastAsia="zh-CN"/>
        </w:rPr>
        <w:t>）的生物地球化学</w:t>
      </w:r>
      <w:r w:rsidRPr="000C6F80">
        <w:rPr>
          <w:rFonts w:ascii="Times New Roman" w:hAnsi="Times New Roman" w:cs="Times New Roman"/>
          <w:lang w:eastAsia="zh-CN"/>
        </w:rPr>
        <w:t>循环过程</w:t>
      </w:r>
      <w:r w:rsidR="00D3722E" w:rsidRPr="000C6F80">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TnVtPjg2PC9SZWNOdW0+PERpc3BsYXlUZXh0PjxzdHlsZSBmYWNlPSJzdXBlcnNjcmlwdCI+WzIw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0C6F80">
        <w:rPr>
          <w:rFonts w:ascii="Times New Roman" w:hAnsi="Times New Roman" w:cs="Times New Roman"/>
          <w:lang w:eastAsia="zh-CN"/>
        </w:rPr>
        <w:instrText xml:space="preserve"> ADDIN EN.CITE </w:instrText>
      </w:r>
      <w:r w:rsidR="000C6F80">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TnVtPjg2PC9SZWNOdW0+PERpc3BsYXlUZXh0PjxzdHlsZSBmYWNlPSJzdXBlcnNjcmlwdCI+WzIw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0C6F80">
        <w:rPr>
          <w:rFonts w:ascii="Times New Roman" w:hAnsi="Times New Roman" w:cs="Times New Roman"/>
          <w:lang w:eastAsia="zh-CN"/>
        </w:rPr>
        <w:instrText xml:space="preserve"> ADDIN EN.CITE.DATA </w:instrText>
      </w:r>
      <w:r w:rsidR="000C6F80">
        <w:rPr>
          <w:rFonts w:ascii="Times New Roman" w:hAnsi="Times New Roman" w:cs="Times New Roman"/>
          <w:lang w:eastAsia="zh-CN"/>
        </w:rPr>
      </w:r>
      <w:r w:rsidR="000C6F80">
        <w:rPr>
          <w:rFonts w:ascii="Times New Roman" w:hAnsi="Times New Roman" w:cs="Times New Roman"/>
          <w:lang w:eastAsia="zh-CN"/>
        </w:rPr>
        <w:fldChar w:fldCharType="end"/>
      </w:r>
      <w:r w:rsidR="00D3722E" w:rsidRPr="000C6F80">
        <w:rPr>
          <w:rFonts w:ascii="Times New Roman" w:hAnsi="Times New Roman" w:cs="Times New Roman"/>
          <w:lang w:eastAsia="zh-CN"/>
        </w:rPr>
      </w:r>
      <w:r w:rsidR="00D3722E" w:rsidRPr="000C6F80">
        <w:rPr>
          <w:rFonts w:ascii="Times New Roman" w:hAnsi="Times New Roman" w:cs="Times New Roman"/>
          <w:lang w:eastAsia="zh-CN"/>
        </w:rPr>
        <w:fldChar w:fldCharType="separate"/>
      </w:r>
      <w:r w:rsidR="000C6F80" w:rsidRPr="000C6F80">
        <w:rPr>
          <w:rFonts w:ascii="Times New Roman" w:hAnsi="Times New Roman" w:cs="Times New Roman"/>
          <w:noProof/>
          <w:vertAlign w:val="superscript"/>
          <w:lang w:eastAsia="zh-CN"/>
        </w:rPr>
        <w:t>[20]</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p>
    <w:p w14:paraId="1EEA674A" w14:textId="01685C75" w:rsidR="000C6F80" w:rsidRDefault="00000000" w:rsidP="00CB28B8">
      <w:pPr>
        <w:spacing w:after="0" w:line="360" w:lineRule="auto"/>
        <w:ind w:firstLine="420"/>
        <w:jc w:val="both"/>
        <w:rPr>
          <w:lang w:eastAsia="zh-CN"/>
        </w:rPr>
      </w:pPr>
      <w:r>
        <w:rPr>
          <w:lang w:eastAsia="zh-CN"/>
        </w:rPr>
        <w:t>所有</w:t>
      </w:r>
      <w:r>
        <w:rPr>
          <w:rFonts w:ascii="Times New Roman" w:eastAsia="Times New Roman" w:hAnsi="Times New Roman"/>
          <w:lang w:eastAsia="zh-CN"/>
        </w:rPr>
        <w:t>CESM2-LE</w:t>
      </w:r>
      <w:r>
        <w:rPr>
          <w:lang w:eastAsia="zh-CN"/>
        </w:rPr>
        <w:t>集合</w:t>
      </w:r>
      <w:r w:rsidR="000A4DBC">
        <w:rPr>
          <w:rFonts w:hint="eastAsia"/>
          <w:lang w:eastAsia="zh-CN"/>
        </w:rPr>
        <w:t>模拟基于共享社会经济路径SSP</w:t>
      </w:r>
      <w:r w:rsidR="000A4DBC">
        <w:rPr>
          <w:lang w:eastAsia="zh-CN"/>
        </w:rPr>
        <w:t>3-7.0</w:t>
      </w:r>
      <w:r w:rsidR="000A4DBC">
        <w:rPr>
          <w:rFonts w:hint="eastAsia"/>
          <w:lang w:eastAsia="zh-CN"/>
        </w:rPr>
        <w:t>情景，</w:t>
      </w:r>
      <w:r w:rsidR="00B01F94">
        <w:rPr>
          <w:rFonts w:hint="eastAsia"/>
          <w:lang w:eastAsia="zh-CN"/>
        </w:rPr>
        <w:t>模拟覆盖</w:t>
      </w:r>
      <w:r>
        <w:rPr>
          <w:rFonts w:ascii="Times New Roman" w:eastAsia="Times New Roman" w:hAnsi="Times New Roman"/>
          <w:lang w:eastAsia="zh-CN"/>
        </w:rPr>
        <w:t>1850</w:t>
      </w:r>
      <w:r>
        <w:rPr>
          <w:lang w:eastAsia="zh-CN"/>
        </w:rPr>
        <w:t>年至</w:t>
      </w:r>
      <w:r>
        <w:rPr>
          <w:rFonts w:ascii="Times New Roman" w:eastAsia="Times New Roman" w:hAnsi="Times New Roman"/>
          <w:lang w:eastAsia="zh-CN"/>
        </w:rPr>
        <w:t>2100</w:t>
      </w:r>
      <w:r>
        <w:rPr>
          <w:lang w:eastAsia="zh-CN"/>
        </w:rPr>
        <w:t>年，</w:t>
      </w:r>
      <w:r w:rsidR="00B01F94">
        <w:rPr>
          <w:rFonts w:hint="eastAsia"/>
          <w:lang w:eastAsia="zh-CN"/>
        </w:rPr>
        <w:t>其中1</w:t>
      </w:r>
      <w:r w:rsidR="00B01F94">
        <w:rPr>
          <w:lang w:eastAsia="zh-CN"/>
        </w:rPr>
        <w:t>850-2014</w:t>
      </w:r>
      <w:r w:rsidR="00B01F94">
        <w:rPr>
          <w:rFonts w:hint="eastAsia"/>
          <w:lang w:eastAsia="zh-CN"/>
        </w:rPr>
        <w:t>年表征</w:t>
      </w:r>
      <w:r>
        <w:rPr>
          <w:lang w:eastAsia="zh-CN"/>
        </w:rPr>
        <w:t>历史</w:t>
      </w:r>
      <w:r w:rsidR="00B01F94">
        <w:rPr>
          <w:rFonts w:hint="eastAsia"/>
          <w:lang w:eastAsia="zh-CN"/>
        </w:rPr>
        <w:t>阶段，而2</w:t>
      </w:r>
      <w:r w:rsidR="00B01F94">
        <w:rPr>
          <w:lang w:eastAsia="zh-CN"/>
        </w:rPr>
        <w:t>015-2100</w:t>
      </w:r>
      <w:r w:rsidR="00B01F94">
        <w:rPr>
          <w:rFonts w:hint="eastAsia"/>
          <w:lang w:eastAsia="zh-CN"/>
        </w:rPr>
        <w:t>年表征未来气候情景阶段，所有集合成员设置仅在</w:t>
      </w:r>
      <w:r>
        <w:rPr>
          <w:lang w:eastAsia="zh-CN"/>
        </w:rPr>
        <w:t>初始条件上存在微小差异</w:t>
      </w:r>
      <w:r>
        <w:rPr>
          <w:rFonts w:ascii="Times New Roman" w:eastAsia="Times New Roman" w:hAnsi="Times New Roman"/>
          <w:lang w:eastAsia="zh-CN"/>
        </w:rPr>
        <w:t>（10</w:t>
      </w:r>
      <w:r w:rsidRPr="00AB5689">
        <w:rPr>
          <w:rFonts w:ascii="Times New Roman" w:eastAsia="Times New Roman" w:hAnsi="Times New Roman"/>
          <w:vertAlign w:val="superscript"/>
          <w:lang w:eastAsia="zh-CN"/>
        </w:rPr>
        <w:t>-14</w:t>
      </w:r>
      <w:r w:rsidR="00AB5689">
        <w:rPr>
          <w:rFonts w:ascii="Times New Roman" w:hAnsi="Times New Roman" w:hint="eastAsia"/>
          <w:vertAlign w:val="superscript"/>
          <w:lang w:eastAsia="zh-CN"/>
        </w:rPr>
        <w:t xml:space="preserve"> </w:t>
      </w:r>
      <w:r w:rsidR="00AB5689">
        <w:rPr>
          <w:rFonts w:hint="eastAsia"/>
          <w:lang w:eastAsia="zh-CN"/>
        </w:rPr>
        <w:t>℃</w:t>
      </w:r>
      <w:r>
        <w:rPr>
          <w:rFonts w:ascii="Times New Roman" w:eastAsia="Times New Roman" w:hAnsi="Times New Roman"/>
          <w:lang w:eastAsia="zh-CN"/>
        </w:rPr>
        <w:t>）</w:t>
      </w:r>
      <w:r>
        <w:rPr>
          <w:lang w:eastAsia="zh-CN"/>
        </w:rPr>
        <w:t>，因此不同成员之间的离散度主要反映内部自然变率，集合平均值则更接近外部强迫下的系统响应</w:t>
      </w:r>
      <w:r w:rsidR="00B01F94">
        <w:rPr>
          <w:rFonts w:hint="eastAsia"/>
          <w:lang w:eastAsia="zh-CN"/>
        </w:rPr>
        <w:t>。</w:t>
      </w:r>
      <w:r w:rsidR="00B01F94">
        <w:rPr>
          <w:lang w:eastAsia="zh-CN"/>
        </w:rPr>
        <w:t>本</w:t>
      </w:r>
      <w:r w:rsidR="00B01F94">
        <w:rPr>
          <w:rFonts w:hint="eastAsia"/>
          <w:lang w:eastAsia="zh-CN"/>
        </w:rPr>
        <w:t>研究</w:t>
      </w:r>
      <w:r w:rsidR="00B01F94">
        <w:rPr>
          <w:lang w:eastAsia="zh-CN"/>
        </w:rPr>
        <w:t>使用了</w:t>
      </w:r>
      <w:r w:rsidR="00B01F94">
        <w:rPr>
          <w:rFonts w:hint="eastAsia"/>
          <w:lang w:eastAsia="zh-CN"/>
        </w:rPr>
        <w:t>CESM2-LE中</w:t>
      </w:r>
      <w:r w:rsidR="00B01F94">
        <w:rPr>
          <w:rFonts w:ascii="Times New Roman" w:eastAsia="Times New Roman" w:hAnsi="Times New Roman"/>
          <w:lang w:eastAsia="zh-CN"/>
        </w:rPr>
        <w:t>10</w:t>
      </w:r>
      <w:r w:rsidR="00B01F94">
        <w:rPr>
          <w:lang w:eastAsia="zh-CN"/>
        </w:rPr>
        <w:t>个集合成员</w:t>
      </w:r>
      <w:r w:rsidR="00B01F94">
        <w:rPr>
          <w:rFonts w:hint="eastAsia"/>
          <w:lang w:eastAsia="zh-CN"/>
        </w:rPr>
        <w:t>，具体模拟实验见表2</w:t>
      </w:r>
      <w:r w:rsidR="00B01F94">
        <w:rPr>
          <w:lang w:eastAsia="zh-CN"/>
        </w:rPr>
        <w:t>-1</w:t>
      </w:r>
      <w:r w:rsidR="00B01F94">
        <w:rPr>
          <w:rFonts w:hint="eastAsia"/>
          <w:lang w:eastAsia="zh-CN"/>
        </w:rPr>
        <w:t>。</w:t>
      </w:r>
    </w:p>
    <w:p w14:paraId="42D28C29" w14:textId="77777777" w:rsidR="00CB28B8" w:rsidRDefault="00CB28B8" w:rsidP="00CB28B8">
      <w:pPr>
        <w:spacing w:after="0" w:line="360" w:lineRule="auto"/>
        <w:ind w:firstLine="420"/>
        <w:jc w:val="both"/>
        <w:rPr>
          <w:lang w:eastAsia="zh-CN"/>
        </w:rPr>
      </w:pPr>
    </w:p>
    <w:p w14:paraId="6F6B8D57" w14:textId="5128B0A0" w:rsidR="00406ED5" w:rsidRDefault="00000000" w:rsidP="000C6F80">
      <w:pPr>
        <w:keepNext/>
        <w:spacing w:line="360" w:lineRule="auto"/>
        <w:jc w:val="center"/>
        <w:rPr>
          <w:lang w:eastAsia="zh-CN"/>
        </w:rPr>
      </w:pPr>
      <w:r>
        <w:rPr>
          <w:b/>
          <w:sz w:val="21"/>
        </w:rPr>
        <w:t>表 2-1 本研究所用 CESM2-LE 集合成员总结</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229"/>
        <w:gridCol w:w="3230"/>
        <w:gridCol w:w="3230"/>
      </w:tblGrid>
      <w:tr w:rsidR="00406ED5" w14:paraId="4C9CFC7E" w14:textId="77777777" w:rsidTr="000C6F80">
        <w:trPr>
          <w:jc w:val="center"/>
        </w:trPr>
        <w:tc>
          <w:tcPr>
            <w:tcW w:w="3229" w:type="dxa"/>
            <w:tcBorders>
              <w:top w:val="single" w:sz="12" w:space="0" w:color="auto"/>
              <w:bottom w:val="single" w:sz="6" w:space="0" w:color="auto"/>
            </w:tcBorders>
            <w:vAlign w:val="center"/>
          </w:tcPr>
          <w:p w14:paraId="0C1A316E" w14:textId="77777777" w:rsidR="00406ED5" w:rsidRDefault="00000000">
            <w:pPr>
              <w:spacing w:line="288" w:lineRule="auto"/>
              <w:jc w:val="center"/>
            </w:pPr>
            <w:r>
              <w:rPr>
                <w:b/>
                <w:sz w:val="21"/>
              </w:rPr>
              <w:t>模拟</w:t>
            </w:r>
          </w:p>
        </w:tc>
        <w:tc>
          <w:tcPr>
            <w:tcW w:w="3230" w:type="dxa"/>
            <w:tcBorders>
              <w:top w:val="single" w:sz="12" w:space="0" w:color="auto"/>
              <w:bottom w:val="single" w:sz="6" w:space="0" w:color="auto"/>
            </w:tcBorders>
            <w:vAlign w:val="center"/>
          </w:tcPr>
          <w:p w14:paraId="63E6EEF3" w14:textId="77777777" w:rsidR="00406ED5" w:rsidRDefault="00000000">
            <w:pPr>
              <w:spacing w:line="288" w:lineRule="auto"/>
              <w:jc w:val="center"/>
            </w:pPr>
            <w:r>
              <w:rPr>
                <w:b/>
                <w:sz w:val="21"/>
              </w:rPr>
              <w:t>初始条件</w:t>
            </w:r>
          </w:p>
        </w:tc>
        <w:tc>
          <w:tcPr>
            <w:tcW w:w="3230" w:type="dxa"/>
            <w:tcBorders>
              <w:top w:val="single" w:sz="12" w:space="0" w:color="auto"/>
              <w:bottom w:val="single" w:sz="6" w:space="0" w:color="auto"/>
            </w:tcBorders>
            <w:vAlign w:val="center"/>
          </w:tcPr>
          <w:p w14:paraId="2D69BDA4" w14:textId="77777777" w:rsidR="00406ED5" w:rsidRDefault="00000000">
            <w:pPr>
              <w:spacing w:line="288" w:lineRule="auto"/>
              <w:jc w:val="center"/>
            </w:pPr>
            <w:r>
              <w:rPr>
                <w:b/>
                <w:sz w:val="21"/>
              </w:rPr>
              <w:t>模拟期</w:t>
            </w:r>
          </w:p>
        </w:tc>
      </w:tr>
      <w:tr w:rsidR="00406ED5" w14:paraId="76159361" w14:textId="77777777" w:rsidTr="000C6F80">
        <w:trPr>
          <w:jc w:val="center"/>
        </w:trPr>
        <w:tc>
          <w:tcPr>
            <w:tcW w:w="3229" w:type="dxa"/>
            <w:tcBorders>
              <w:top w:val="single" w:sz="6" w:space="0" w:color="auto"/>
            </w:tcBorders>
            <w:vAlign w:val="center"/>
          </w:tcPr>
          <w:p w14:paraId="3D8F454A"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CESM2-LE-1001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3C6207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1001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17CEDD8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A648FAA" w14:textId="77777777" w:rsidTr="000C6F80">
        <w:trPr>
          <w:jc w:val="center"/>
        </w:trPr>
        <w:tc>
          <w:tcPr>
            <w:tcW w:w="3229" w:type="dxa"/>
            <w:vAlign w:val="center"/>
          </w:tcPr>
          <w:p w14:paraId="34C3DC7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CESM2-LE-1101</w:t>
            </w:r>
            <w:r w:rsidRPr="00CB28B8">
              <w:rPr>
                <w:rFonts w:ascii="Times New Roman" w:hAnsi="Times New Roman" w:cs="Times New Roman"/>
                <w:sz w:val="21"/>
              </w:rPr>
              <w:t>.</w:t>
            </w:r>
            <w:r w:rsidRPr="000C6F80">
              <w:rPr>
                <w:rFonts w:ascii="Times New Roman" w:eastAsia="Times New Roman" w:hAnsi="Times New Roman" w:cs="Times New Roman"/>
                <w:sz w:val="21"/>
              </w:rPr>
              <w:t>006</w:t>
            </w:r>
          </w:p>
        </w:tc>
        <w:tc>
          <w:tcPr>
            <w:tcW w:w="3230" w:type="dxa"/>
            <w:vAlign w:val="center"/>
          </w:tcPr>
          <w:p w14:paraId="58EC734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1101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006</w:t>
            </w:r>
          </w:p>
        </w:tc>
        <w:tc>
          <w:tcPr>
            <w:tcW w:w="3230" w:type="dxa"/>
            <w:vAlign w:val="center"/>
          </w:tcPr>
          <w:p w14:paraId="020E51C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A16B167" w14:textId="77777777" w:rsidTr="000C6F80">
        <w:trPr>
          <w:jc w:val="center"/>
        </w:trPr>
        <w:tc>
          <w:tcPr>
            <w:tcW w:w="3229" w:type="dxa"/>
            <w:vAlign w:val="center"/>
          </w:tcPr>
          <w:p w14:paraId="7EE8726E"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67AD8A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21D7424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276C974" w14:textId="77777777" w:rsidTr="000C6F80">
        <w:trPr>
          <w:jc w:val="center"/>
        </w:trPr>
        <w:tc>
          <w:tcPr>
            <w:tcW w:w="3229" w:type="dxa"/>
            <w:vAlign w:val="center"/>
          </w:tcPr>
          <w:p w14:paraId="33A08FD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31B9FEC6"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476FAE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036C76F" w14:textId="77777777" w:rsidTr="00CB28B8">
        <w:trPr>
          <w:jc w:val="center"/>
        </w:trPr>
        <w:tc>
          <w:tcPr>
            <w:tcW w:w="3229" w:type="dxa"/>
            <w:tcBorders>
              <w:bottom w:val="nil"/>
            </w:tcBorders>
            <w:vAlign w:val="center"/>
          </w:tcPr>
          <w:p w14:paraId="421B2ED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bottom w:val="nil"/>
            </w:tcBorders>
            <w:vAlign w:val="center"/>
          </w:tcPr>
          <w:p w14:paraId="27E10E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bottom w:val="nil"/>
            </w:tcBorders>
            <w:vAlign w:val="center"/>
          </w:tcPr>
          <w:p w14:paraId="7FE8C76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0C6F80" w14:paraId="5204054F" w14:textId="77777777" w:rsidTr="00CB28B8">
        <w:trPr>
          <w:jc w:val="center"/>
        </w:trPr>
        <w:tc>
          <w:tcPr>
            <w:tcW w:w="3229" w:type="dxa"/>
            <w:tcBorders>
              <w:top w:val="nil"/>
              <w:bottom w:val="single" w:sz="4" w:space="0" w:color="auto"/>
            </w:tcBorders>
            <w:vAlign w:val="center"/>
          </w:tcPr>
          <w:p w14:paraId="179D8FBA" w14:textId="77777777" w:rsidR="000C6F80" w:rsidRPr="000C6F80" w:rsidRDefault="000C6F80">
            <w:pPr>
              <w:spacing w:line="288" w:lineRule="auto"/>
              <w:jc w:val="center"/>
              <w:rPr>
                <w:rFonts w:ascii="Times New Roman" w:eastAsia="Times New Roman" w:hAnsi="Times New Roman" w:cs="Times New Roman"/>
                <w:sz w:val="21"/>
              </w:rPr>
            </w:pPr>
          </w:p>
        </w:tc>
        <w:tc>
          <w:tcPr>
            <w:tcW w:w="3230" w:type="dxa"/>
            <w:tcBorders>
              <w:top w:val="nil"/>
              <w:bottom w:val="single" w:sz="4" w:space="0" w:color="auto"/>
            </w:tcBorders>
            <w:vAlign w:val="center"/>
          </w:tcPr>
          <w:p w14:paraId="129F9E07" w14:textId="783DB3DC" w:rsidR="000C6F80" w:rsidRPr="00CB28B8" w:rsidRDefault="000C6F80">
            <w:pPr>
              <w:spacing w:line="288" w:lineRule="auto"/>
              <w:jc w:val="center"/>
              <w:rPr>
                <w:rFonts w:ascii="Times New Roman" w:hAnsi="Times New Roman" w:cs="Times New Roman"/>
                <w:sz w:val="21"/>
                <w:lang w:eastAsia="zh-CN"/>
              </w:rPr>
            </w:pPr>
            <w:r>
              <w:rPr>
                <w:b/>
                <w:sz w:val="21"/>
              </w:rPr>
              <w:t>表 2-1</w:t>
            </w:r>
            <w:r>
              <w:rPr>
                <w:rFonts w:hint="eastAsia"/>
                <w:b/>
                <w:sz w:val="21"/>
                <w:lang w:eastAsia="zh-CN"/>
              </w:rPr>
              <w:t xml:space="preserve"> （续）</w:t>
            </w:r>
          </w:p>
        </w:tc>
        <w:tc>
          <w:tcPr>
            <w:tcW w:w="3230" w:type="dxa"/>
            <w:tcBorders>
              <w:top w:val="nil"/>
              <w:bottom w:val="single" w:sz="4" w:space="0" w:color="auto"/>
            </w:tcBorders>
            <w:vAlign w:val="center"/>
          </w:tcPr>
          <w:p w14:paraId="107E22A6" w14:textId="77777777" w:rsidR="000C6F80" w:rsidRPr="000C6F80" w:rsidRDefault="000C6F80">
            <w:pPr>
              <w:spacing w:line="288" w:lineRule="auto"/>
              <w:jc w:val="center"/>
              <w:rPr>
                <w:rFonts w:ascii="Times New Roman" w:eastAsia="Times New Roman" w:hAnsi="Times New Roman" w:cs="Times New Roman"/>
                <w:sz w:val="21"/>
              </w:rPr>
            </w:pPr>
          </w:p>
        </w:tc>
      </w:tr>
      <w:tr w:rsidR="00406ED5" w14:paraId="7186DFC0" w14:textId="77777777" w:rsidTr="00CB28B8">
        <w:trPr>
          <w:jc w:val="center"/>
        </w:trPr>
        <w:tc>
          <w:tcPr>
            <w:tcW w:w="3229" w:type="dxa"/>
            <w:tcBorders>
              <w:top w:val="single" w:sz="4" w:space="0" w:color="auto"/>
            </w:tcBorders>
            <w:vAlign w:val="center"/>
          </w:tcPr>
          <w:p w14:paraId="708DC17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top w:val="single" w:sz="4" w:space="0" w:color="auto"/>
            </w:tcBorders>
            <w:vAlign w:val="center"/>
          </w:tcPr>
          <w:p w14:paraId="0943F1C3"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top w:val="single" w:sz="4" w:space="0" w:color="auto"/>
            </w:tcBorders>
            <w:vAlign w:val="center"/>
          </w:tcPr>
          <w:p w14:paraId="0E9E7F5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B731366" w14:textId="77777777" w:rsidTr="000C6F80">
        <w:trPr>
          <w:jc w:val="center"/>
        </w:trPr>
        <w:tc>
          <w:tcPr>
            <w:tcW w:w="3229" w:type="dxa"/>
            <w:vAlign w:val="center"/>
          </w:tcPr>
          <w:p w14:paraId="5E42B1B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FA8F27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4F6B1E3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5874F6A" w14:textId="77777777" w:rsidTr="000C6F80">
        <w:trPr>
          <w:jc w:val="center"/>
        </w:trPr>
        <w:tc>
          <w:tcPr>
            <w:tcW w:w="3229" w:type="dxa"/>
            <w:vAlign w:val="center"/>
          </w:tcPr>
          <w:p w14:paraId="68BC0D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11670145"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37A87B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0C0A1B46" w14:textId="77777777" w:rsidTr="000C6F80">
        <w:trPr>
          <w:jc w:val="center"/>
        </w:trPr>
        <w:tc>
          <w:tcPr>
            <w:tcW w:w="3229" w:type="dxa"/>
            <w:vAlign w:val="center"/>
          </w:tcPr>
          <w:p w14:paraId="42FE6D7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5BA9E3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5355577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626C392" w14:textId="77777777" w:rsidTr="000C6F80">
        <w:trPr>
          <w:jc w:val="center"/>
        </w:trPr>
        <w:tc>
          <w:tcPr>
            <w:tcW w:w="3229" w:type="dxa"/>
            <w:tcBorders>
              <w:bottom w:val="single" w:sz="12" w:space="0" w:color="auto"/>
            </w:tcBorders>
            <w:vAlign w:val="center"/>
          </w:tcPr>
          <w:p w14:paraId="7AC4FD21"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bottom w:val="single" w:sz="12" w:space="0" w:color="auto"/>
            </w:tcBorders>
            <w:vAlign w:val="center"/>
          </w:tcPr>
          <w:p w14:paraId="722FDDB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bottom w:val="single" w:sz="12" w:space="0" w:color="auto"/>
            </w:tcBorders>
            <w:vAlign w:val="center"/>
          </w:tcPr>
          <w:p w14:paraId="315A74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bl>
    <w:p w14:paraId="4BA14E18" w14:textId="77777777" w:rsidR="00516E75" w:rsidRDefault="00516E75">
      <w:pPr>
        <w:spacing w:after="0" w:line="360" w:lineRule="auto"/>
        <w:ind w:firstLine="420"/>
        <w:rPr>
          <w:lang w:eastAsia="zh-CN"/>
        </w:rPr>
      </w:pPr>
    </w:p>
    <w:p w14:paraId="4829BC36" w14:textId="0E6D9F42" w:rsidR="00406ED5" w:rsidRDefault="00EC474A" w:rsidP="00CB28B8">
      <w:pPr>
        <w:spacing w:after="0" w:line="360" w:lineRule="auto"/>
        <w:ind w:firstLine="420"/>
        <w:jc w:val="both"/>
        <w:rPr>
          <w:lang w:eastAsia="zh-CN"/>
        </w:rPr>
      </w:pPr>
      <w:r>
        <w:rPr>
          <w:rFonts w:hint="eastAsia"/>
          <w:lang w:eastAsia="zh-CN"/>
        </w:rPr>
        <w:t>本研究中分别分析了环境变量、低营养级变量和鱼类功能群变量，其中环境变量和低营养级变量直接来自</w:t>
      </w:r>
      <w:r w:rsidRPr="00CB28B8">
        <w:rPr>
          <w:rFonts w:ascii="Times New Roman" w:hAnsi="Times New Roman" w:cs="Times New Roman"/>
          <w:lang w:eastAsia="zh-CN"/>
        </w:rPr>
        <w:t>CESM2-LE</w:t>
      </w:r>
      <w:r w:rsidR="0094082E" w:rsidRPr="00CB28B8">
        <w:rPr>
          <w:rFonts w:ascii="Times New Roman" w:hAnsi="Times New Roman" w:cs="Times New Roman" w:hint="eastAsia"/>
          <w:lang w:eastAsia="zh-CN"/>
        </w:rPr>
        <w:t>，</w:t>
      </w:r>
      <w:r w:rsidR="0094082E">
        <w:rPr>
          <w:rFonts w:hint="eastAsia"/>
          <w:lang w:eastAsia="zh-CN"/>
        </w:rPr>
        <w:t>而</w:t>
      </w:r>
      <w:r w:rsidR="0094082E">
        <w:rPr>
          <w:lang w:eastAsia="zh-CN"/>
        </w:rPr>
        <w:t>鱼类生物量变量来自</w:t>
      </w:r>
      <w:r w:rsidR="0094082E">
        <w:rPr>
          <w:rFonts w:ascii="Times New Roman" w:eastAsia="Times New Roman" w:hAnsi="Times New Roman"/>
          <w:lang w:eastAsia="zh-CN"/>
        </w:rPr>
        <w:t>CESM2-FEISTY</w:t>
      </w:r>
      <w:r w:rsidR="0083172D">
        <w:rPr>
          <w:rFonts w:cs="宋体" w:hint="eastAsia"/>
          <w:lang w:eastAsia="zh-CN"/>
        </w:rPr>
        <w:t>离线</w:t>
      </w:r>
      <w:r w:rsidR="0083172D">
        <w:rPr>
          <w:rFonts w:hint="eastAsia"/>
          <w:lang w:eastAsia="zh-CN"/>
        </w:rPr>
        <w:t>计算</w:t>
      </w:r>
      <w:r w:rsidR="0094082E">
        <w:rPr>
          <w:lang w:eastAsia="zh-CN"/>
        </w:rPr>
        <w:t>结果</w:t>
      </w:r>
      <w:r>
        <w:rPr>
          <w:rFonts w:hint="eastAsia"/>
          <w:lang w:eastAsia="zh-CN"/>
        </w:rPr>
        <w:t>。</w:t>
      </w:r>
      <w:r w:rsidR="00E136BE">
        <w:rPr>
          <w:rFonts w:hint="eastAsia"/>
          <w:lang w:eastAsia="zh-CN"/>
        </w:rPr>
        <w:t>其中，</w:t>
      </w:r>
      <w:r>
        <w:rPr>
          <w:lang w:eastAsia="zh-CN"/>
        </w:rPr>
        <w:t>环境变量包括海</w:t>
      </w:r>
      <w:r w:rsidR="006D38F6">
        <w:rPr>
          <w:rFonts w:hint="eastAsia"/>
          <w:lang w:eastAsia="zh-CN"/>
        </w:rPr>
        <w:t>水</w:t>
      </w:r>
      <w:r>
        <w:rPr>
          <w:lang w:eastAsia="zh-CN"/>
        </w:rPr>
        <w:t>温度</w:t>
      </w:r>
      <w:r w:rsidR="000133C2">
        <w:rPr>
          <w:rFonts w:hint="eastAsia"/>
          <w:lang w:eastAsia="zh-CN"/>
        </w:rPr>
        <w:t>（上层150m平均和底层）</w:t>
      </w:r>
      <w:r>
        <w:rPr>
          <w:lang w:eastAsia="zh-CN"/>
        </w:rPr>
        <w:t>、硝酸盐浓度、铁浓度</w:t>
      </w:r>
      <w:r w:rsidR="00516E75">
        <w:rPr>
          <w:rFonts w:hint="eastAsia"/>
          <w:lang w:eastAsia="zh-CN"/>
        </w:rPr>
        <w:t>和</w:t>
      </w:r>
      <w:r>
        <w:rPr>
          <w:lang w:eastAsia="zh-CN"/>
        </w:rPr>
        <w:t>硅酸盐浓度，表示生态系统所处的热量、营养盐供给条件。低营养级变量包括净初级生产力、硅藻</w:t>
      </w:r>
      <w:r w:rsidR="00516E75">
        <w:rPr>
          <w:rFonts w:hint="eastAsia"/>
          <w:lang w:eastAsia="zh-CN"/>
        </w:rPr>
        <w:t>生物量</w:t>
      </w:r>
      <w:r>
        <w:rPr>
          <w:lang w:eastAsia="zh-CN"/>
        </w:rPr>
        <w:t>、小型浮游植物</w:t>
      </w:r>
      <w:r w:rsidR="00516E75">
        <w:rPr>
          <w:rFonts w:hint="eastAsia"/>
          <w:lang w:eastAsia="zh-CN"/>
        </w:rPr>
        <w:t>生物量、中型</w:t>
      </w:r>
      <w:r>
        <w:rPr>
          <w:lang w:eastAsia="zh-CN"/>
        </w:rPr>
        <w:t>浮游动物生物量</w:t>
      </w:r>
      <w:r w:rsidR="00516E75">
        <w:rPr>
          <w:rFonts w:hint="eastAsia"/>
          <w:lang w:eastAsia="zh-CN"/>
        </w:rPr>
        <w:t>和</w:t>
      </w:r>
      <w:r w:rsidR="00516E75">
        <w:rPr>
          <w:lang w:eastAsia="zh-CN"/>
        </w:rPr>
        <w:t>颗粒有机碳通量</w:t>
      </w:r>
      <w:r>
        <w:rPr>
          <w:lang w:eastAsia="zh-CN"/>
        </w:rPr>
        <w:t>等，</w:t>
      </w:r>
      <w:r w:rsidR="000133C2">
        <w:rPr>
          <w:rFonts w:hint="eastAsia"/>
          <w:lang w:eastAsia="zh-CN"/>
        </w:rPr>
        <w:t>代表</w:t>
      </w:r>
      <w:r>
        <w:rPr>
          <w:lang w:eastAsia="zh-CN"/>
        </w:rPr>
        <w:t>食物网底部的生产和能量</w:t>
      </w:r>
      <w:r w:rsidR="00265DAE">
        <w:rPr>
          <w:rFonts w:hint="eastAsia"/>
          <w:lang w:eastAsia="zh-CN"/>
        </w:rPr>
        <w:t>基座</w:t>
      </w:r>
      <w:r>
        <w:rPr>
          <w:rFonts w:hint="eastAsia"/>
          <w:lang w:eastAsia="zh-CN"/>
        </w:rPr>
        <w:t>。</w:t>
      </w:r>
      <w:r w:rsidR="00516E75">
        <w:rPr>
          <w:rFonts w:hint="eastAsia"/>
          <w:lang w:eastAsia="zh-CN"/>
        </w:rPr>
        <w:t>其中</w:t>
      </w:r>
      <w:r w:rsidR="00CD6803">
        <w:rPr>
          <w:rFonts w:hint="eastAsia"/>
          <w:lang w:eastAsia="zh-CN"/>
        </w:rPr>
        <w:t>，</w:t>
      </w:r>
      <w:r w:rsidR="00FC1E3E">
        <w:rPr>
          <w:rFonts w:hint="eastAsia"/>
          <w:lang w:eastAsia="zh-CN"/>
        </w:rPr>
        <w:t>中型浮游动物生物量</w:t>
      </w:r>
      <w:r w:rsidR="002158DB">
        <w:rPr>
          <w:rFonts w:hint="eastAsia"/>
          <w:lang w:eastAsia="zh-CN"/>
        </w:rPr>
        <w:t>和</w:t>
      </w:r>
      <w:r w:rsidR="003929F9">
        <w:rPr>
          <w:rFonts w:hint="eastAsia"/>
          <w:lang w:eastAsia="zh-CN"/>
        </w:rPr>
        <w:t>净初级生产力</w:t>
      </w:r>
      <w:r w:rsidR="00FC1E3E">
        <w:rPr>
          <w:rFonts w:hint="eastAsia"/>
          <w:lang w:eastAsia="zh-CN"/>
        </w:rPr>
        <w:t>为上层10</w:t>
      </w:r>
      <w:r w:rsidR="002158DB">
        <w:rPr>
          <w:rFonts w:hint="eastAsia"/>
          <w:lang w:eastAsia="zh-CN"/>
        </w:rPr>
        <w:t>0m积分，</w:t>
      </w:r>
      <w:r w:rsidR="00516E75">
        <w:rPr>
          <w:rFonts w:hint="eastAsia"/>
          <w:lang w:eastAsia="zh-CN"/>
        </w:rPr>
        <w:t>其余变量则为上层150m平均结果。</w:t>
      </w:r>
      <w:r>
        <w:rPr>
          <w:rFonts w:ascii="Times New Roman" w:eastAsia="Times New Roman" w:hAnsi="Times New Roman"/>
          <w:lang w:eastAsia="zh-CN"/>
        </w:rPr>
        <w:t>FEISTY</w:t>
      </w:r>
      <w:r>
        <w:rPr>
          <w:lang w:eastAsia="zh-CN"/>
        </w:rPr>
        <w:t>是基于鱼类体型和功能型的生态模型，由</w:t>
      </w:r>
      <w:r>
        <w:rPr>
          <w:rFonts w:ascii="Times New Roman" w:eastAsia="Times New Roman" w:hAnsi="Times New Roman"/>
          <w:lang w:eastAsia="zh-CN"/>
        </w:rPr>
        <w:t>CESM2-LE</w:t>
      </w:r>
      <w:r>
        <w:rPr>
          <w:lang w:eastAsia="zh-CN"/>
        </w:rPr>
        <w:t>输出的</w:t>
      </w:r>
      <w:r w:rsidR="00516E75">
        <w:rPr>
          <w:rFonts w:hint="eastAsia"/>
          <w:lang w:eastAsia="zh-CN"/>
        </w:rPr>
        <w:t>上</w:t>
      </w:r>
      <w:r>
        <w:rPr>
          <w:lang w:eastAsia="zh-CN"/>
        </w:rPr>
        <w:t>层</w:t>
      </w:r>
      <w:r>
        <w:rPr>
          <w:rFonts w:ascii="Times New Roman" w:eastAsia="Times New Roman" w:hAnsi="Times New Roman"/>
          <w:lang w:eastAsia="zh-CN"/>
        </w:rPr>
        <w:t>100m</w:t>
      </w:r>
      <w:r>
        <w:rPr>
          <w:lang w:eastAsia="zh-CN"/>
        </w:rPr>
        <w:t>海洋温度、底层海洋温度、中型浮游动物生物量和损失率以及底层颗粒有机碳通量等强迫条件驱动，</w:t>
      </w:r>
      <w:r w:rsidR="00B01B39">
        <w:rPr>
          <w:rFonts w:hint="eastAsia"/>
          <w:lang w:eastAsia="zh-CN"/>
        </w:rPr>
        <w:t>可估算</w:t>
      </w:r>
      <w:r>
        <w:rPr>
          <w:lang w:eastAsia="zh-CN"/>
        </w:rPr>
        <w:t>不同鱼类功能群的潜在生物量</w:t>
      </w:r>
      <w:r w:rsidR="00D3722E">
        <w:rPr>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lang w:eastAsia="zh-CN"/>
        </w:rPr>
        <w:instrText xml:space="preserve"> ADDIN EN.CITE </w:instrText>
      </w:r>
      <w:r w:rsidR="000C6F80">
        <w:rPr>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lang w:eastAsia="zh-CN"/>
        </w:rPr>
        <w:instrText xml:space="preserve"> ADDIN EN.CITE.DATA </w:instrText>
      </w:r>
      <w:r w:rsidR="000C6F80">
        <w:rPr>
          <w:lang w:eastAsia="zh-CN"/>
        </w:rPr>
      </w:r>
      <w:r w:rsidR="000C6F80">
        <w:rPr>
          <w:lang w:eastAsia="zh-CN"/>
        </w:rPr>
        <w:fldChar w:fldCharType="end"/>
      </w:r>
      <w:r w:rsidR="00D3722E">
        <w:rPr>
          <w:lang w:eastAsia="zh-CN"/>
        </w:rPr>
      </w:r>
      <w:r w:rsidR="00D3722E">
        <w:rPr>
          <w:lang w:eastAsia="zh-CN"/>
        </w:rPr>
        <w:fldChar w:fldCharType="separate"/>
      </w:r>
      <w:r w:rsidR="000C6F80" w:rsidRPr="000C6F80">
        <w:rPr>
          <w:noProof/>
          <w:vertAlign w:val="superscript"/>
          <w:lang w:eastAsia="zh-CN"/>
        </w:rPr>
        <w:t>[21]</w:t>
      </w:r>
      <w:r w:rsidR="00D3722E">
        <w:rPr>
          <w:lang w:eastAsia="zh-CN"/>
        </w:rPr>
        <w:fldChar w:fldCharType="end"/>
      </w:r>
      <w:r>
        <w:rPr>
          <w:lang w:eastAsia="zh-CN"/>
        </w:rPr>
        <w:t>。</w:t>
      </w:r>
      <w:r>
        <w:rPr>
          <w:rFonts w:ascii="Times New Roman" w:eastAsia="Times New Roman" w:hAnsi="Times New Roman"/>
          <w:lang w:eastAsia="zh-CN"/>
        </w:rPr>
        <w:t>FEISTY</w:t>
      </w:r>
      <w:r>
        <w:rPr>
          <w:lang w:eastAsia="zh-CN"/>
        </w:rPr>
        <w:t>通过模拟三种不同体型的鱼类类别</w:t>
      </w:r>
      <w:r>
        <w:rPr>
          <w:rFonts w:ascii="Times New Roman" w:eastAsia="Times New Roman" w:hAnsi="Times New Roman"/>
          <w:lang w:eastAsia="zh-CN"/>
        </w:rPr>
        <w:t>（</w:t>
      </w:r>
      <w:r>
        <w:rPr>
          <w:lang w:eastAsia="zh-CN"/>
        </w:rPr>
        <w:t>从幼体到成体</w:t>
      </w:r>
      <w:r>
        <w:rPr>
          <w:rFonts w:ascii="Times New Roman" w:eastAsia="Times New Roman" w:hAnsi="Times New Roman"/>
          <w:lang w:eastAsia="zh-CN"/>
        </w:rPr>
        <w:t>）</w:t>
      </w:r>
      <w:r>
        <w:rPr>
          <w:lang w:eastAsia="zh-CN"/>
        </w:rPr>
        <w:t>，捕捉从一个体型到下一个体型的生命周期生长，一旦鱼类达到成体体型，它们可以将能量分配给繁殖，以创造更多幼体体型类别的繁殖。</w:t>
      </w:r>
      <w:r>
        <w:rPr>
          <w:rFonts w:ascii="Times New Roman" w:eastAsia="Times New Roman" w:hAnsi="Times New Roman"/>
          <w:lang w:eastAsia="zh-CN"/>
        </w:rPr>
        <w:t>FEISTY</w:t>
      </w:r>
      <w:r>
        <w:rPr>
          <w:lang w:eastAsia="zh-CN"/>
        </w:rPr>
        <w:t xml:space="preserve"> 模型区分</w:t>
      </w:r>
      <w:r w:rsidR="00B5578B">
        <w:rPr>
          <w:rFonts w:hint="eastAsia"/>
          <w:lang w:eastAsia="zh-CN"/>
        </w:rPr>
        <w:t>浮泳</w:t>
      </w:r>
      <w:r>
        <w:rPr>
          <w:lang w:eastAsia="zh-CN"/>
        </w:rPr>
        <w:t>鱼类、底栖鱼类和饵料鱼等</w:t>
      </w:r>
      <w:r w:rsidR="004A7772">
        <w:rPr>
          <w:rFonts w:hint="eastAsia"/>
          <w:lang w:eastAsia="zh-CN"/>
        </w:rPr>
        <w:t>三种</w:t>
      </w:r>
      <w:r>
        <w:rPr>
          <w:lang w:eastAsia="zh-CN"/>
        </w:rPr>
        <w:t>功能类型，并通过摄食、代谢、生长和繁殖等过程连接低营养级食物供给与鱼类生物量变化</w:t>
      </w:r>
      <w:r w:rsidR="00823E88">
        <w:rPr>
          <w:rFonts w:hint="eastAsia"/>
          <w:lang w:eastAsia="zh-CN"/>
        </w:rPr>
        <w:t>（其具体模式架构参见图2</w:t>
      </w:r>
      <w:r w:rsidR="00823E88">
        <w:rPr>
          <w:lang w:eastAsia="zh-CN"/>
        </w:rPr>
        <w:t>-1</w:t>
      </w:r>
      <w:r w:rsidR="00823E88">
        <w:rPr>
          <w:rFonts w:hint="eastAsia"/>
          <w:lang w:eastAsia="zh-CN"/>
        </w:rPr>
        <w:t>）</w:t>
      </w:r>
      <w:r>
        <w:rPr>
          <w:rFonts w:hint="eastAsia"/>
          <w:lang w:eastAsia="zh-CN"/>
        </w:rPr>
        <w:t>。</w:t>
      </w:r>
      <w:r>
        <w:rPr>
          <w:lang w:eastAsia="zh-CN"/>
        </w:rPr>
        <w:t>由于</w:t>
      </w:r>
      <w:r>
        <w:rPr>
          <w:rFonts w:ascii="Times New Roman" w:eastAsia="Times New Roman" w:hAnsi="Times New Roman"/>
          <w:lang w:eastAsia="zh-CN"/>
        </w:rPr>
        <w:t>FEISTY</w:t>
      </w:r>
      <w:r>
        <w:rPr>
          <w:lang w:eastAsia="zh-CN"/>
        </w:rPr>
        <w:t>模型描述的是环境条件可支持的鱼类生物量，其结果解释为潜在鱼类生物量。在</w:t>
      </w:r>
      <w:r>
        <w:rPr>
          <w:rFonts w:ascii="Times New Roman" w:eastAsia="Times New Roman" w:hAnsi="Times New Roman"/>
          <w:lang w:eastAsia="zh-CN"/>
        </w:rPr>
        <w:t>FEISTY</w:t>
      </w:r>
      <w:r>
        <w:rPr>
          <w:lang w:eastAsia="zh-CN"/>
        </w:rPr>
        <w:t>鱼类生物量分析中，本研究采用所有体型类别和功能群的鱼类生物量进行估算，</w:t>
      </w:r>
      <w:r w:rsidR="00C75B0D">
        <w:rPr>
          <w:rFonts w:hint="eastAsia"/>
          <w:lang w:eastAsia="zh-CN"/>
        </w:rPr>
        <w:t>数据为</w:t>
      </w:r>
      <w:r>
        <w:rPr>
          <w:rFonts w:ascii="Times New Roman" w:eastAsia="Times New Roman" w:hAnsi="Times New Roman"/>
          <w:lang w:eastAsia="zh-CN"/>
        </w:rPr>
        <w:t>1920-2100</w:t>
      </w:r>
      <w:r>
        <w:rPr>
          <w:lang w:eastAsia="zh-CN"/>
        </w:rPr>
        <w:t>年期间</w:t>
      </w:r>
      <w:r w:rsidR="001A05DB">
        <w:rPr>
          <w:rFonts w:hint="eastAsia"/>
          <w:lang w:eastAsia="zh-CN"/>
        </w:rPr>
        <w:t>不同</w:t>
      </w:r>
      <w:r>
        <w:rPr>
          <w:lang w:eastAsia="zh-CN"/>
        </w:rPr>
        <w:t>鱼类</w:t>
      </w:r>
      <w:r w:rsidR="001A05DB">
        <w:rPr>
          <w:rFonts w:hint="eastAsia"/>
          <w:lang w:eastAsia="zh-CN"/>
        </w:rPr>
        <w:t>功能组的年平均</w:t>
      </w:r>
      <w:r>
        <w:rPr>
          <w:rFonts w:hint="eastAsia"/>
          <w:lang w:eastAsia="zh-CN"/>
        </w:rPr>
        <w:t>生</w:t>
      </w:r>
      <w:r>
        <w:rPr>
          <w:lang w:eastAsia="zh-CN"/>
        </w:rPr>
        <w:t>物量。三类变量共同构成从</w:t>
      </w:r>
      <w:r w:rsidR="0043053F">
        <w:rPr>
          <w:rFonts w:hint="eastAsia"/>
          <w:lang w:eastAsia="zh-CN"/>
        </w:rPr>
        <w:t>物理与化学</w:t>
      </w:r>
      <w:r>
        <w:rPr>
          <w:lang w:eastAsia="zh-CN"/>
        </w:rPr>
        <w:t>环境变量到低营养级</w:t>
      </w:r>
      <w:r w:rsidR="0043053F">
        <w:rPr>
          <w:rFonts w:hint="eastAsia"/>
          <w:lang w:eastAsia="zh-CN"/>
        </w:rPr>
        <w:t>生产</w:t>
      </w:r>
      <w:r>
        <w:rPr>
          <w:lang w:eastAsia="zh-CN"/>
        </w:rPr>
        <w:t>，再</w:t>
      </w:r>
      <w:r w:rsidR="0043053F">
        <w:rPr>
          <w:rFonts w:hint="eastAsia"/>
          <w:lang w:eastAsia="zh-CN"/>
        </w:rPr>
        <w:t>经食物</w:t>
      </w:r>
      <w:r w:rsidR="00002640">
        <w:rPr>
          <w:rFonts w:hint="eastAsia"/>
          <w:lang w:eastAsia="zh-CN"/>
        </w:rPr>
        <w:t>网</w:t>
      </w:r>
      <w:r w:rsidR="0043053F">
        <w:rPr>
          <w:rFonts w:hint="eastAsia"/>
          <w:lang w:eastAsia="zh-CN"/>
        </w:rPr>
        <w:t>过程传递</w:t>
      </w:r>
      <w:r>
        <w:rPr>
          <w:lang w:eastAsia="zh-CN"/>
        </w:rPr>
        <w:t>到鱼类生物量的分析链条。</w:t>
      </w:r>
    </w:p>
    <w:p w14:paraId="4A520589" w14:textId="539A69BB" w:rsidR="00516E75" w:rsidRDefault="00E30C69">
      <w:pPr>
        <w:spacing w:after="0" w:line="360" w:lineRule="auto"/>
        <w:ind w:firstLine="420"/>
        <w:rPr>
          <w:lang w:eastAsia="zh-CN"/>
        </w:rPr>
      </w:pPr>
      <w:r>
        <w:rPr>
          <w:noProof/>
        </w:rPr>
        <w:lastRenderedPageBreak/>
        <w:drawing>
          <wp:anchor distT="0" distB="0" distL="114300" distR="114300" simplePos="0" relativeHeight="251658240" behindDoc="0" locked="0" layoutInCell="1" allowOverlap="1" wp14:anchorId="38215D2C" wp14:editId="5E6E4721">
            <wp:simplePos x="0" y="0"/>
            <wp:positionH relativeFrom="column">
              <wp:posOffset>236384</wp:posOffset>
            </wp:positionH>
            <wp:positionV relativeFrom="paragraph">
              <wp:posOffset>212725</wp:posOffset>
            </wp:positionV>
            <wp:extent cx="5890895" cy="3303270"/>
            <wp:effectExtent l="0" t="0" r="0" b="0"/>
            <wp:wrapTopAndBottom/>
            <wp:docPr id="127165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895" cy="3303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DEB4E" w14:textId="77777777" w:rsidR="00E30C69" w:rsidRDefault="00E30C69" w:rsidP="00E30C69">
      <w:pPr>
        <w:spacing w:after="0" w:line="360" w:lineRule="auto"/>
        <w:ind w:firstLine="420"/>
        <w:jc w:val="center"/>
        <w:rPr>
          <w:b/>
          <w:bCs/>
          <w:sz w:val="21"/>
          <w:szCs w:val="21"/>
          <w:lang w:eastAsia="zh-CN"/>
        </w:rPr>
      </w:pPr>
    </w:p>
    <w:p w14:paraId="3C327400" w14:textId="298B1CCA" w:rsidR="00CB28B8" w:rsidRPr="00E30C69" w:rsidRDefault="00E30C69" w:rsidP="001603F8">
      <w:pPr>
        <w:spacing w:after="0" w:line="360" w:lineRule="auto"/>
        <w:ind w:firstLine="420"/>
        <w:jc w:val="center"/>
        <w:rPr>
          <w:b/>
          <w:bCs/>
          <w:sz w:val="21"/>
          <w:szCs w:val="21"/>
          <w:lang w:eastAsia="zh-CN"/>
        </w:rPr>
      </w:pPr>
      <w:r w:rsidRPr="00E30C69">
        <w:rPr>
          <w:rFonts w:hint="eastAsia"/>
          <w:b/>
          <w:bCs/>
          <w:sz w:val="21"/>
          <w:szCs w:val="21"/>
          <w:lang w:eastAsia="zh-CN"/>
        </w:rPr>
        <w:t>图2-1 CESM-FEISTY模型运行示意图（据文献</w:t>
      </w:r>
      <w:r w:rsidR="00D3722E">
        <w:rPr>
          <w:b/>
          <w:bCs/>
          <w:sz w:val="21"/>
          <w:szCs w:val="21"/>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b/>
          <w:bCs/>
          <w:sz w:val="21"/>
          <w:szCs w:val="21"/>
          <w:lang w:eastAsia="zh-CN"/>
        </w:rPr>
        <w:instrText xml:space="preserve"> ADDIN EN.CITE </w:instrText>
      </w:r>
      <w:r w:rsidR="000C6F80">
        <w:rPr>
          <w:b/>
          <w:bCs/>
          <w:sz w:val="21"/>
          <w:szCs w:val="21"/>
          <w:lang w:eastAsia="zh-CN"/>
        </w:rPr>
        <w:fldChar w:fldCharType="begin">
          <w:fldData xml:space="preserve">PEVuZE5vdGU+PENpdGU+PEF1dGhvcj5LcnVtaGFyZHQ8L0F1dGhvcj48WWVhcj4yMDI0PC9ZZWFy
PjxSZWNOdW0+MTE5PC9SZWNOdW0+PERpc3BsYXlUZXh0PjxzdHlsZSBmYWNlPSJzdXBlcnNjcmlw
dCI+WzIxXTwvc3R5bGU+PC9EaXNwbGF5VGV4dD48cmVjb3JkPjxyZWMtbnVtYmVyPjExOTwvcmVj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0C6F80">
        <w:rPr>
          <w:b/>
          <w:bCs/>
          <w:sz w:val="21"/>
          <w:szCs w:val="21"/>
          <w:lang w:eastAsia="zh-CN"/>
        </w:rPr>
        <w:instrText xml:space="preserve"> ADDIN EN.CITE.DATA </w:instrText>
      </w:r>
      <w:r w:rsidR="000C6F80">
        <w:rPr>
          <w:b/>
          <w:bCs/>
          <w:sz w:val="21"/>
          <w:szCs w:val="21"/>
          <w:lang w:eastAsia="zh-CN"/>
        </w:rPr>
      </w:r>
      <w:r w:rsidR="000C6F80">
        <w:rPr>
          <w:b/>
          <w:bCs/>
          <w:sz w:val="21"/>
          <w:szCs w:val="21"/>
          <w:lang w:eastAsia="zh-CN"/>
        </w:rPr>
        <w:fldChar w:fldCharType="end"/>
      </w:r>
      <w:r w:rsidR="00D3722E">
        <w:rPr>
          <w:b/>
          <w:bCs/>
          <w:sz w:val="21"/>
          <w:szCs w:val="21"/>
          <w:lang w:eastAsia="zh-CN"/>
        </w:rPr>
      </w:r>
      <w:r w:rsidR="00D3722E">
        <w:rPr>
          <w:b/>
          <w:bCs/>
          <w:sz w:val="21"/>
          <w:szCs w:val="21"/>
          <w:lang w:eastAsia="zh-CN"/>
        </w:rPr>
        <w:fldChar w:fldCharType="separate"/>
      </w:r>
      <w:r w:rsidR="000C6F80" w:rsidRPr="000C6F80">
        <w:rPr>
          <w:b/>
          <w:bCs/>
          <w:noProof/>
          <w:sz w:val="21"/>
          <w:szCs w:val="21"/>
          <w:vertAlign w:val="superscript"/>
          <w:lang w:eastAsia="zh-CN"/>
        </w:rPr>
        <w:t>[21]</w:t>
      </w:r>
      <w:r w:rsidR="00D3722E">
        <w:rPr>
          <w:b/>
          <w:bCs/>
          <w:sz w:val="21"/>
          <w:szCs w:val="21"/>
          <w:lang w:eastAsia="zh-CN"/>
        </w:rPr>
        <w:fldChar w:fldCharType="end"/>
      </w:r>
      <w:r w:rsidRPr="00E30C69">
        <w:rPr>
          <w:rFonts w:hint="eastAsia"/>
          <w:b/>
          <w:bCs/>
          <w:sz w:val="21"/>
          <w:szCs w:val="21"/>
          <w:lang w:eastAsia="zh-CN"/>
        </w:rPr>
        <w:t>）</w:t>
      </w:r>
    </w:p>
    <w:p w14:paraId="0470DA5A" w14:textId="12B2F09B" w:rsidR="00E30C69" w:rsidRPr="00516E75" w:rsidRDefault="00E30C69" w:rsidP="001321BD">
      <w:pPr>
        <w:spacing w:after="0" w:line="360" w:lineRule="auto"/>
        <w:rPr>
          <w:lang w:eastAsia="zh-CN"/>
        </w:rPr>
      </w:pPr>
    </w:p>
    <w:p w14:paraId="04264D58" w14:textId="0F6863D5" w:rsidR="00406ED5" w:rsidRDefault="00000000">
      <w:pPr>
        <w:keepNext/>
        <w:spacing w:line="360" w:lineRule="auto"/>
        <w:jc w:val="center"/>
        <w:rPr>
          <w:lang w:eastAsia="zh-CN"/>
        </w:rPr>
      </w:pPr>
      <w:r>
        <w:rPr>
          <w:b/>
          <w:sz w:val="21"/>
          <w:lang w:eastAsia="zh-CN"/>
        </w:rPr>
        <w:t>表 2-2 本研究主要变量分组</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229"/>
        <w:gridCol w:w="3230"/>
        <w:gridCol w:w="3230"/>
      </w:tblGrid>
      <w:tr w:rsidR="00406ED5" w14:paraId="4498E872" w14:textId="77777777" w:rsidTr="001321BD">
        <w:trPr>
          <w:jc w:val="center"/>
        </w:trPr>
        <w:tc>
          <w:tcPr>
            <w:tcW w:w="3230" w:type="dxa"/>
            <w:tcBorders>
              <w:top w:val="single" w:sz="12" w:space="0" w:color="auto"/>
              <w:bottom w:val="single" w:sz="6" w:space="0" w:color="000000"/>
            </w:tcBorders>
            <w:vAlign w:val="center"/>
          </w:tcPr>
          <w:p w14:paraId="4C71E7C2" w14:textId="77777777" w:rsidR="00406ED5" w:rsidRDefault="00000000">
            <w:pPr>
              <w:spacing w:line="288" w:lineRule="auto"/>
              <w:jc w:val="center"/>
            </w:pPr>
            <w:r>
              <w:rPr>
                <w:b/>
                <w:sz w:val="21"/>
              </w:rPr>
              <w:t>变量类别</w:t>
            </w:r>
          </w:p>
        </w:tc>
        <w:tc>
          <w:tcPr>
            <w:tcW w:w="3230" w:type="dxa"/>
            <w:tcBorders>
              <w:top w:val="single" w:sz="12" w:space="0" w:color="auto"/>
              <w:bottom w:val="single" w:sz="6" w:space="0" w:color="000000"/>
            </w:tcBorders>
            <w:vAlign w:val="center"/>
          </w:tcPr>
          <w:p w14:paraId="48D4DF8F" w14:textId="77777777" w:rsidR="00406ED5" w:rsidRDefault="00000000">
            <w:pPr>
              <w:spacing w:line="288" w:lineRule="auto"/>
              <w:jc w:val="center"/>
            </w:pPr>
            <w:r>
              <w:rPr>
                <w:b/>
                <w:sz w:val="21"/>
              </w:rPr>
              <w:t>代表变量</w:t>
            </w:r>
          </w:p>
        </w:tc>
        <w:tc>
          <w:tcPr>
            <w:tcW w:w="3230" w:type="dxa"/>
            <w:tcBorders>
              <w:top w:val="single" w:sz="12" w:space="0" w:color="auto"/>
              <w:bottom w:val="single" w:sz="6" w:space="0" w:color="000000"/>
            </w:tcBorders>
            <w:vAlign w:val="center"/>
          </w:tcPr>
          <w:p w14:paraId="299141E0" w14:textId="77777777" w:rsidR="00406ED5" w:rsidRDefault="00000000">
            <w:pPr>
              <w:spacing w:line="288" w:lineRule="auto"/>
              <w:jc w:val="center"/>
            </w:pPr>
            <w:r>
              <w:rPr>
                <w:b/>
                <w:sz w:val="21"/>
              </w:rPr>
              <w:t>主要含义</w:t>
            </w:r>
          </w:p>
        </w:tc>
      </w:tr>
      <w:tr w:rsidR="00406ED5" w14:paraId="038D7026" w14:textId="77777777">
        <w:trPr>
          <w:jc w:val="center"/>
        </w:trPr>
        <w:tc>
          <w:tcPr>
            <w:tcW w:w="3230" w:type="dxa"/>
            <w:vAlign w:val="center"/>
          </w:tcPr>
          <w:p w14:paraId="391A2E7D" w14:textId="77777777" w:rsidR="00406ED5" w:rsidRDefault="00000000">
            <w:pPr>
              <w:spacing w:line="288" w:lineRule="auto"/>
              <w:jc w:val="center"/>
            </w:pPr>
            <w:r>
              <w:rPr>
                <w:sz w:val="21"/>
              </w:rPr>
              <w:t>环境变量</w:t>
            </w:r>
          </w:p>
        </w:tc>
        <w:tc>
          <w:tcPr>
            <w:tcW w:w="3230" w:type="dxa"/>
            <w:vAlign w:val="center"/>
          </w:tcPr>
          <w:p w14:paraId="3C76396B" w14:textId="77777777" w:rsidR="00406ED5" w:rsidRDefault="00000000">
            <w:pPr>
              <w:spacing w:line="288" w:lineRule="auto"/>
              <w:jc w:val="center"/>
              <w:rPr>
                <w:lang w:eastAsia="zh-CN"/>
              </w:rPr>
            </w:pPr>
            <w:r>
              <w:rPr>
                <w:sz w:val="21"/>
                <w:lang w:eastAsia="zh-CN"/>
              </w:rPr>
              <w:t>海洋温度、硝酸盐浓度、铁浓度、硅酸盐浓度</w:t>
            </w:r>
          </w:p>
        </w:tc>
        <w:tc>
          <w:tcPr>
            <w:tcW w:w="3230" w:type="dxa"/>
            <w:vAlign w:val="center"/>
          </w:tcPr>
          <w:p w14:paraId="1E8586B4" w14:textId="77777777" w:rsidR="00406ED5" w:rsidRDefault="00000000">
            <w:pPr>
              <w:spacing w:line="288" w:lineRule="auto"/>
              <w:jc w:val="center"/>
              <w:rPr>
                <w:lang w:eastAsia="zh-CN"/>
              </w:rPr>
            </w:pPr>
            <w:r>
              <w:rPr>
                <w:sz w:val="21"/>
                <w:lang w:eastAsia="zh-CN"/>
              </w:rPr>
              <w:t>反映海洋生态系统的物理化学背景</w:t>
            </w:r>
          </w:p>
        </w:tc>
      </w:tr>
      <w:tr w:rsidR="00406ED5" w14:paraId="5B79BCBC" w14:textId="77777777">
        <w:trPr>
          <w:jc w:val="center"/>
        </w:trPr>
        <w:tc>
          <w:tcPr>
            <w:tcW w:w="3230" w:type="dxa"/>
            <w:vAlign w:val="center"/>
          </w:tcPr>
          <w:p w14:paraId="64142397" w14:textId="77777777" w:rsidR="00406ED5" w:rsidRDefault="00000000">
            <w:pPr>
              <w:spacing w:line="288" w:lineRule="auto"/>
              <w:jc w:val="center"/>
            </w:pPr>
            <w:r>
              <w:rPr>
                <w:sz w:val="21"/>
              </w:rPr>
              <w:t>低营养级变量</w:t>
            </w:r>
          </w:p>
        </w:tc>
        <w:tc>
          <w:tcPr>
            <w:tcW w:w="3230" w:type="dxa"/>
            <w:vAlign w:val="center"/>
          </w:tcPr>
          <w:p w14:paraId="73A64420" w14:textId="77777777" w:rsidR="00406ED5" w:rsidRDefault="00000000">
            <w:pPr>
              <w:spacing w:line="288" w:lineRule="auto"/>
              <w:jc w:val="center"/>
              <w:rPr>
                <w:lang w:eastAsia="zh-CN"/>
              </w:rPr>
            </w:pPr>
            <w:r>
              <w:rPr>
                <w:sz w:val="21"/>
                <w:lang w:eastAsia="zh-CN"/>
              </w:rPr>
              <w:t>净初级生产力、硅藻、小型浮游植物和中型浮游动物生物量、颗粒有机碳通量</w:t>
            </w:r>
          </w:p>
        </w:tc>
        <w:tc>
          <w:tcPr>
            <w:tcW w:w="3230" w:type="dxa"/>
            <w:vAlign w:val="center"/>
          </w:tcPr>
          <w:p w14:paraId="4C906B85" w14:textId="77777777" w:rsidR="00406ED5" w:rsidRDefault="00000000">
            <w:pPr>
              <w:spacing w:line="288" w:lineRule="auto"/>
              <w:jc w:val="center"/>
              <w:rPr>
                <w:lang w:eastAsia="zh-CN"/>
              </w:rPr>
            </w:pPr>
            <w:r>
              <w:rPr>
                <w:sz w:val="21"/>
                <w:lang w:eastAsia="zh-CN"/>
              </w:rPr>
              <w:t>反映初级生产和食物网底部过程</w:t>
            </w:r>
          </w:p>
        </w:tc>
      </w:tr>
      <w:tr w:rsidR="00406ED5" w14:paraId="6ED9289F" w14:textId="77777777" w:rsidTr="001321BD">
        <w:trPr>
          <w:jc w:val="center"/>
        </w:trPr>
        <w:tc>
          <w:tcPr>
            <w:tcW w:w="3230" w:type="dxa"/>
            <w:tcBorders>
              <w:bottom w:val="single" w:sz="12" w:space="0" w:color="auto"/>
            </w:tcBorders>
            <w:vAlign w:val="center"/>
          </w:tcPr>
          <w:p w14:paraId="684A55F5" w14:textId="77777777" w:rsidR="00406ED5" w:rsidRDefault="00000000">
            <w:pPr>
              <w:spacing w:line="288" w:lineRule="auto"/>
              <w:jc w:val="center"/>
            </w:pPr>
            <w:r>
              <w:rPr>
                <w:sz w:val="21"/>
              </w:rPr>
              <w:t>鱼类功能群变量</w:t>
            </w:r>
          </w:p>
        </w:tc>
        <w:tc>
          <w:tcPr>
            <w:tcW w:w="3230" w:type="dxa"/>
            <w:tcBorders>
              <w:bottom w:val="single" w:sz="12" w:space="0" w:color="auto"/>
            </w:tcBorders>
            <w:vAlign w:val="center"/>
          </w:tcPr>
          <w:p w14:paraId="06D073CB" w14:textId="77777777" w:rsidR="00406ED5" w:rsidRDefault="00000000">
            <w:pPr>
              <w:spacing w:line="288" w:lineRule="auto"/>
              <w:jc w:val="center"/>
              <w:rPr>
                <w:lang w:eastAsia="zh-CN"/>
              </w:rPr>
            </w:pPr>
            <w:r>
              <w:rPr>
                <w:sz w:val="21"/>
                <w:lang w:eastAsia="zh-CN"/>
              </w:rPr>
              <w:t>远洋鱼类生物量、底栖鱼类生物量和饵料鱼类生物量</w:t>
            </w:r>
          </w:p>
        </w:tc>
        <w:tc>
          <w:tcPr>
            <w:tcW w:w="3230" w:type="dxa"/>
            <w:tcBorders>
              <w:bottom w:val="single" w:sz="12" w:space="0" w:color="auto"/>
            </w:tcBorders>
            <w:vAlign w:val="center"/>
          </w:tcPr>
          <w:p w14:paraId="05F6F9C8" w14:textId="77777777" w:rsidR="00406ED5" w:rsidRDefault="00000000">
            <w:pPr>
              <w:spacing w:line="288" w:lineRule="auto"/>
              <w:jc w:val="center"/>
              <w:rPr>
                <w:lang w:eastAsia="zh-CN"/>
              </w:rPr>
            </w:pPr>
            <w:r>
              <w:rPr>
                <w:sz w:val="21"/>
                <w:lang w:eastAsia="zh-CN"/>
              </w:rPr>
              <w:t>反映高营养级潜在生物量变化</w:t>
            </w:r>
          </w:p>
        </w:tc>
      </w:tr>
    </w:tbl>
    <w:p w14:paraId="50DB6F3F" w14:textId="77777777" w:rsidR="00516E75" w:rsidRDefault="00516E75">
      <w:pPr>
        <w:keepNext/>
        <w:spacing w:before="120" w:after="120" w:line="360" w:lineRule="auto"/>
        <w:rPr>
          <w:rFonts w:ascii="黑体" w:eastAsia="黑体" w:hAnsi="黑体"/>
          <w:b/>
          <w:sz w:val="28"/>
          <w:lang w:eastAsia="zh-CN"/>
        </w:rPr>
      </w:pPr>
    </w:p>
    <w:p w14:paraId="1BF85A18" w14:textId="0B329B45" w:rsidR="00406ED5" w:rsidRDefault="00000000">
      <w:pPr>
        <w:keepNext/>
        <w:spacing w:before="120" w:after="120" w:line="360" w:lineRule="auto"/>
        <w:rPr>
          <w:lang w:eastAsia="zh-CN"/>
        </w:rPr>
      </w:pPr>
      <w:r>
        <w:rPr>
          <w:rFonts w:ascii="黑体" w:eastAsia="黑体" w:hAnsi="黑体"/>
          <w:b/>
          <w:sz w:val="28"/>
          <w:lang w:eastAsia="zh-CN"/>
        </w:rPr>
        <w:t xml:space="preserve">2.2 </w:t>
      </w:r>
      <w:commentRangeStart w:id="0"/>
      <w:r>
        <w:rPr>
          <w:rFonts w:ascii="黑体" w:eastAsia="黑体" w:hAnsi="黑体"/>
          <w:b/>
          <w:sz w:val="28"/>
          <w:lang w:eastAsia="zh-CN"/>
        </w:rPr>
        <w:t>出现时间分析</w:t>
      </w:r>
      <w:commentRangeEnd w:id="0"/>
      <w:r w:rsidR="001F58EE">
        <w:rPr>
          <w:rStyle w:val="affa"/>
          <w:sz w:val="24"/>
          <w:szCs w:val="22"/>
          <w:lang w:eastAsia="zh-CN"/>
        </w:rPr>
        <w:commentReference w:id="0"/>
      </w:r>
    </w:p>
    <w:p w14:paraId="21A507CA" w14:textId="310BD01B" w:rsidR="00406ED5" w:rsidRDefault="00000000" w:rsidP="00672040">
      <w:pPr>
        <w:spacing w:after="0" w:line="360" w:lineRule="auto"/>
        <w:ind w:firstLine="420"/>
        <w:jc w:val="both"/>
        <w:rPr>
          <w:lang w:eastAsia="zh-CN"/>
        </w:rPr>
      </w:pPr>
      <w:r>
        <w:rPr>
          <w:lang w:eastAsia="zh-CN"/>
        </w:rPr>
        <w:t>对任一变量在网格尺度上进行气候变化信号出现时间</w:t>
      </w:r>
      <w:r>
        <w:rPr>
          <w:rFonts w:ascii="Times New Roman" w:eastAsia="Times New Roman" w:hAnsi="Times New Roman"/>
          <w:lang w:eastAsia="zh-CN"/>
        </w:rPr>
        <w:t>（Time</w:t>
      </w:r>
      <w:r>
        <w:rPr>
          <w:lang w:eastAsia="zh-CN"/>
        </w:rPr>
        <w:t xml:space="preserve"> </w:t>
      </w:r>
      <w:r>
        <w:rPr>
          <w:rFonts w:ascii="Times New Roman" w:eastAsia="Times New Roman" w:hAnsi="Times New Roman"/>
          <w:lang w:eastAsia="zh-CN"/>
        </w:rPr>
        <w:t>of</w:t>
      </w:r>
      <w:r>
        <w:rPr>
          <w:lang w:eastAsia="zh-CN"/>
        </w:rPr>
        <w:t xml:space="preserve"> </w:t>
      </w:r>
      <w:r>
        <w:rPr>
          <w:rFonts w:ascii="Times New Roman" w:eastAsia="Times New Roman" w:hAnsi="Times New Roman"/>
          <w:lang w:eastAsia="zh-CN"/>
        </w:rPr>
        <w:t>Emergence</w:t>
      </w:r>
      <w:r>
        <w:rPr>
          <w:lang w:eastAsia="zh-CN"/>
        </w:rPr>
        <w:t>，</w:t>
      </w:r>
      <w:r>
        <w:rPr>
          <w:rFonts w:ascii="Times New Roman" w:eastAsia="Times New Roman" w:hAnsi="Times New Roman"/>
          <w:lang w:eastAsia="zh-CN"/>
        </w:rPr>
        <w:t>ToE）</w:t>
      </w:r>
      <w:r>
        <w:rPr>
          <w:lang w:eastAsia="zh-CN"/>
        </w:rPr>
        <w:t>计算时，先选取历史阶段中连续</w:t>
      </w:r>
      <w:r>
        <w:rPr>
          <w:rFonts w:ascii="Times New Roman" w:eastAsia="Times New Roman" w:hAnsi="Times New Roman"/>
          <w:lang w:eastAsia="zh-CN"/>
        </w:rPr>
        <w:t>30</w:t>
      </w:r>
      <w:r>
        <w:rPr>
          <w:lang w:eastAsia="zh-CN"/>
        </w:rPr>
        <w:t>年作为基准期</w:t>
      </w:r>
      <w:r>
        <w:rPr>
          <w:rFonts w:ascii="Times New Roman" w:eastAsia="Times New Roman" w:hAnsi="Times New Roman"/>
          <w:lang w:eastAsia="zh-CN"/>
        </w:rPr>
        <w:t>（1920-1949</w:t>
      </w:r>
      <w:r>
        <w:rPr>
          <w:lang w:eastAsia="zh-CN"/>
        </w:rPr>
        <w:t>年</w:t>
      </w:r>
      <w:r>
        <w:rPr>
          <w:rFonts w:ascii="Times New Roman" w:eastAsia="Times New Roman" w:hAnsi="Times New Roman"/>
          <w:lang w:eastAsia="zh-CN"/>
        </w:rPr>
        <w:t>）</w:t>
      </w:r>
      <w:r>
        <w:rPr>
          <w:lang w:eastAsia="zh-CN"/>
        </w:rPr>
        <w:t>，利用该时期所有集合成员的</w:t>
      </w:r>
      <w:r>
        <w:rPr>
          <w:lang w:eastAsia="zh-CN"/>
        </w:rPr>
        <w:lastRenderedPageBreak/>
        <w:t>年平均数据共同计算历史平均状态</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以及历史标准差</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表示该变量在基准气候下的平均水平，</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表示模式内部变率和年际波动共同形成的背景噪声。随后计算每一年集合平均值</w:t>
      </w:r>
      <w:r>
        <w:rPr>
          <w:rFonts w:ascii="Times New Roman" w:eastAsia="Times New Roman" w:hAnsi="Times New Roman"/>
          <w:lang w:eastAsia="zh-CN"/>
        </w:rPr>
        <w:t>Y（t）</w:t>
      </w:r>
      <w:r>
        <w:rPr>
          <w:lang w:eastAsia="zh-CN"/>
        </w:rPr>
        <w:t>，并将其与历史波动范围进行比较。</w:t>
      </w:r>
    </w:p>
    <w:p w14:paraId="53288548" w14:textId="46D4ABE9" w:rsidR="00406ED5" w:rsidRDefault="00000000" w:rsidP="003660AC">
      <w:pPr>
        <w:spacing w:after="0" w:line="360" w:lineRule="auto"/>
        <w:jc w:val="center"/>
        <w:rPr>
          <w:lang w:eastAsia="zh-CN"/>
        </w:rPr>
      </w:pPr>
      <w:r>
        <w:rPr>
          <w:lang w:eastAsia="zh-CN"/>
        </w:rPr>
        <w:t>历史变率范围设为</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 xml:space="preserve"> </w:t>
      </w:r>
      <w:r>
        <w:rPr>
          <w:rFonts w:ascii="Times New Roman" w:eastAsia="Times New Roman" w:hAnsi="Times New Roman"/>
          <w:lang w:eastAsia="zh-CN"/>
        </w:rPr>
        <w:t>±</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p>
    <w:p w14:paraId="66EFF2CB" w14:textId="77777777" w:rsidR="0048206E" w:rsidRDefault="00000000" w:rsidP="003660AC">
      <w:pPr>
        <w:spacing w:after="0" w:line="360" w:lineRule="auto"/>
        <w:jc w:val="center"/>
        <w:rPr>
          <w:lang w:eastAsia="zh-CN"/>
        </w:rPr>
      </w:pPr>
      <w:r>
        <w:rPr>
          <w:lang w:eastAsia="zh-CN"/>
        </w:rPr>
        <w:t>当</w:t>
      </w:r>
      <w:r>
        <w:rPr>
          <w:rFonts w:ascii="Times New Roman" w:eastAsia="Times New Roman" w:hAnsi="Times New Roman"/>
          <w:lang w:eastAsia="zh-CN"/>
        </w:rPr>
        <w:t>Y（t）</w:t>
      </w:r>
      <w:r>
        <w:rPr>
          <w:lang w:eastAsia="zh-CN"/>
        </w:rPr>
        <w:t>第一次高于</w:t>
      </w:r>
      <w:r>
        <w:rPr>
          <w:rFonts w:ascii="Times New Roman" w:eastAsia="Times New Roman" w:hAnsi="Times New Roman"/>
        </w:rPr>
        <w:t>μ</w:t>
      </w:r>
      <w:r w:rsidRPr="00516E75">
        <w:rPr>
          <w:rFonts w:ascii="Times New Roman" w:eastAsia="Times New Roman" w:hAnsi="Times New Roman"/>
          <w:vertAlign w:val="subscript"/>
          <w:lang w:eastAsia="zh-CN"/>
        </w:rPr>
        <w:t>hist</w:t>
      </w:r>
      <w:r w:rsidR="00516E75">
        <w:rPr>
          <w:rFonts w:ascii="Times New Roman" w:hAnsi="Times New Roman" w:hint="eastAsia"/>
          <w:lang w:eastAsia="zh-CN"/>
        </w:rPr>
        <w:t xml:space="preserve"> </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时，该年份记为上升方向</w:t>
      </w:r>
      <w:r>
        <w:rPr>
          <w:rFonts w:ascii="Times New Roman" w:eastAsia="Times New Roman" w:hAnsi="Times New Roman"/>
          <w:lang w:eastAsia="zh-CN"/>
        </w:rPr>
        <w:t>ToE</w:t>
      </w:r>
      <w:r>
        <w:rPr>
          <w:lang w:eastAsia="zh-CN"/>
        </w:rPr>
        <w:t>;</w:t>
      </w:r>
    </w:p>
    <w:p w14:paraId="0EB9A078" w14:textId="2BB15834" w:rsidR="0048206E" w:rsidRDefault="00000000" w:rsidP="003660AC">
      <w:pPr>
        <w:spacing w:after="0" w:line="360" w:lineRule="auto"/>
        <w:jc w:val="center"/>
        <w:rPr>
          <w:lang w:eastAsia="zh-CN"/>
        </w:rPr>
      </w:pPr>
      <w:r>
        <w:rPr>
          <w:lang w:eastAsia="zh-CN"/>
        </w:rPr>
        <w:t>当</w:t>
      </w:r>
      <w:r>
        <w:rPr>
          <w:rFonts w:ascii="Times New Roman" w:eastAsia="Times New Roman" w:hAnsi="Times New Roman"/>
          <w:lang w:eastAsia="zh-CN"/>
        </w:rPr>
        <w:t>Y（t）</w:t>
      </w:r>
      <w:r>
        <w:rPr>
          <w:lang w:eastAsia="zh-CN"/>
        </w:rPr>
        <w:t>第一次低于</w:t>
      </w:r>
      <w:r>
        <w:rPr>
          <w:rFonts w:ascii="Times New Roman" w:eastAsia="Times New Roman" w:hAnsi="Times New Roman"/>
        </w:rPr>
        <w:t>μ</w:t>
      </w:r>
      <w:r w:rsidRPr="00516E75">
        <w:rPr>
          <w:rFonts w:ascii="Times New Roman" w:eastAsia="Times New Roman" w:hAnsi="Times New Roman"/>
          <w:vertAlign w:val="subscript"/>
          <w:lang w:eastAsia="zh-CN"/>
        </w:rPr>
        <w:t>his</w:t>
      </w:r>
      <w:r>
        <w:rPr>
          <w:rFonts w:ascii="Times New Roman" w:eastAsia="Times New Roman" w:hAnsi="Times New Roman"/>
          <w:lang w:eastAsia="zh-CN"/>
        </w:rPr>
        <w:t>t</w:t>
      </w:r>
      <w:r w:rsidR="00516E75">
        <w:rPr>
          <w:rFonts w:ascii="Times New Roman" w:hAnsi="Times New Roman" w:hint="eastAsia"/>
          <w:lang w:eastAsia="zh-CN"/>
        </w:rPr>
        <w:t xml:space="preserve"> </w:t>
      </w:r>
      <w:r>
        <w:rPr>
          <w:rFonts w:ascii="Times New Roman" w:eastAsia="Times New Roman" w:hAnsi="Times New Roman"/>
          <w:lang w:eastAsia="zh-CN"/>
        </w:rPr>
        <w:t>-</w:t>
      </w:r>
      <w:r w:rsidR="00516E75">
        <w:rPr>
          <w:rFonts w:ascii="Times New Roman" w:hAnsi="Times New Roman" w:hint="eastAsia"/>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时，该年份记为下降方向</w:t>
      </w:r>
      <w:r>
        <w:rPr>
          <w:rFonts w:ascii="Times New Roman" w:eastAsia="Times New Roman" w:hAnsi="Times New Roman"/>
          <w:lang w:eastAsia="zh-CN"/>
        </w:rPr>
        <w:t>ToE</w:t>
      </w:r>
      <w:r>
        <w:rPr>
          <w:lang w:eastAsia="zh-CN"/>
        </w:rPr>
        <w:t>。</w:t>
      </w:r>
    </w:p>
    <w:p w14:paraId="665B5C87" w14:textId="4D87BF0F" w:rsidR="00406ED5" w:rsidRDefault="0020668A" w:rsidP="003660AC">
      <w:pPr>
        <w:spacing w:after="0" w:line="360" w:lineRule="auto"/>
        <w:jc w:val="center"/>
        <w:rPr>
          <w:lang w:eastAsia="zh-CN"/>
        </w:rPr>
      </w:pPr>
      <w:r w:rsidRPr="0020668A">
        <w:rPr>
          <w:lang w:eastAsia="zh-CN"/>
        </w:rPr>
        <w:t>若分析时段内始终没有超过上下阈值，则该网格认为尚未出现可识别的信号。</w:t>
      </w:r>
      <w:r w:rsidR="00C44330">
        <w:rPr>
          <w:rFonts w:hint="eastAsia"/>
          <w:lang w:eastAsia="zh-CN"/>
        </w:rPr>
        <w:t>即</w:t>
      </w:r>
    </w:p>
    <w:p w14:paraId="59F9A2C0" w14:textId="7D1B5148" w:rsidR="00406ED5" w:rsidRDefault="00343B55" w:rsidP="00343B55">
      <w:pPr>
        <w:tabs>
          <w:tab w:val="center" w:pos="4150"/>
          <w:tab w:val="right" w:pos="10104"/>
        </w:tabs>
        <w:spacing w:after="0" w:line="360" w:lineRule="auto"/>
        <w:jc w:val="center"/>
        <w:rPr>
          <w:lang w:eastAsia="zh-CN"/>
        </w:rPr>
      </w:pPr>
      <w:r>
        <w:rPr>
          <w:rFonts w:ascii="Times New Roman" w:hAnsi="Times New Roman" w:hint="eastAsia"/>
          <w:lang w:eastAsia="zh-CN"/>
        </w:rPr>
        <w:t xml:space="preserve"> </w:t>
      </w:r>
      <w:r>
        <w:rPr>
          <w:rFonts w:ascii="Times New Roman" w:hAnsi="Times New Roman"/>
          <w:lang w:eastAsia="zh-CN"/>
        </w:rPr>
        <w:tab/>
      </w:r>
      <w:r>
        <w:rPr>
          <w:rFonts w:ascii="Times New Roman" w:eastAsia="Times New Roman" w:hAnsi="Times New Roman"/>
          <w:lang w:eastAsia="zh-CN"/>
        </w:rPr>
        <w:t>ToE</w:t>
      </w:r>
      <w:r w:rsidRPr="00516E75">
        <w:rPr>
          <w:rFonts w:ascii="Times New Roman" w:eastAsia="Times New Roman" w:hAnsi="Times New Roman"/>
          <w:vertAlign w:val="subscript"/>
          <w:lang w:eastAsia="zh-CN"/>
        </w:rPr>
        <w:t>up</w:t>
      </w:r>
      <w:r>
        <w:rPr>
          <w:lang w:eastAsia="zh-CN"/>
        </w:rPr>
        <w:t xml:space="preserve"> = 第一年 [</w:t>
      </w:r>
      <w:r>
        <w:rPr>
          <w:rFonts w:ascii="Times New Roman" w:eastAsia="Times New Roman" w:hAnsi="Times New Roman"/>
          <w:lang w:eastAsia="zh-CN"/>
        </w:rPr>
        <w:t>Y（t）</w:t>
      </w:r>
      <w:r>
        <w:rPr>
          <w:lang w:eastAsia="zh-CN"/>
        </w:rPr>
        <w:t>&gt;</w:t>
      </w:r>
      <w:r w:rsidR="00516E75">
        <w:rPr>
          <w:rFonts w:hint="eastAsia"/>
          <w:lang w:eastAsia="zh-CN"/>
        </w:rPr>
        <w:t xml:space="preserve"> </w:t>
      </w:r>
      <w:r>
        <w:rPr>
          <w:rFonts w:ascii="Times New Roman" w:eastAsia="Times New Roman" w:hAnsi="Times New Roman"/>
        </w:rPr>
        <w:t>μ</w:t>
      </w:r>
      <w:r w:rsidRPr="00516E75">
        <w:rPr>
          <w:rFonts w:ascii="Times New Roman" w:eastAsia="Times New Roman" w:hAnsi="Times New Roman"/>
          <w:vertAlign w:val="subscript"/>
          <w:lang w:eastAsia="zh-CN"/>
        </w:rPr>
        <w:t>hist</w:t>
      </w:r>
      <w:r w:rsidRPr="00516E75">
        <w:rPr>
          <w:vertAlign w:val="subscript"/>
          <w:lang w:eastAsia="zh-CN"/>
        </w:rPr>
        <w:t xml:space="preserve"> </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r>
        <w:rPr>
          <w:lang w:eastAsia="zh-CN"/>
        </w:rPr>
        <w:tab/>
      </w:r>
      <w:r>
        <w:rPr>
          <w:rFonts w:ascii="Times New Roman" w:eastAsia="Times New Roman" w:hAnsi="Times New Roman"/>
          <w:lang w:eastAsia="zh-CN"/>
        </w:rPr>
        <w:t>(1)</w:t>
      </w:r>
    </w:p>
    <w:p w14:paraId="58E57551" w14:textId="79B9C3D4" w:rsidR="00406ED5" w:rsidRDefault="00343B55" w:rsidP="00343B55">
      <w:pPr>
        <w:tabs>
          <w:tab w:val="center" w:pos="4150"/>
          <w:tab w:val="right" w:pos="10104"/>
        </w:tabs>
        <w:spacing w:after="0" w:line="360" w:lineRule="auto"/>
        <w:jc w:val="center"/>
      </w:pPr>
      <w:r>
        <w:rPr>
          <w:rFonts w:ascii="Times New Roman" w:hAnsi="Times New Roman" w:hint="eastAsia"/>
          <w:lang w:eastAsia="zh-CN"/>
        </w:rPr>
        <w:t xml:space="preserve"> </w:t>
      </w:r>
      <w:r>
        <w:rPr>
          <w:rFonts w:ascii="Times New Roman" w:hAnsi="Times New Roman"/>
          <w:lang w:eastAsia="zh-CN"/>
        </w:rPr>
        <w:tab/>
      </w:r>
      <w:r>
        <w:rPr>
          <w:rFonts w:ascii="Times New Roman" w:hAnsi="Times New Roman" w:hint="eastAsia"/>
          <w:lang w:eastAsia="zh-CN"/>
        </w:rPr>
        <w:t xml:space="preserve">   </w:t>
      </w:r>
      <w:r>
        <w:rPr>
          <w:rFonts w:ascii="Times New Roman" w:eastAsia="Times New Roman" w:hAnsi="Times New Roman"/>
        </w:rPr>
        <w:t>ToE</w:t>
      </w:r>
      <w:r w:rsidRPr="00516E75">
        <w:rPr>
          <w:rFonts w:ascii="Times New Roman" w:eastAsia="Times New Roman" w:hAnsi="Times New Roman"/>
          <w:vertAlign w:val="subscript"/>
        </w:rPr>
        <w:t>down</w:t>
      </w:r>
      <w:r>
        <w:t xml:space="preserve"> = 第一年 [</w:t>
      </w:r>
      <w:r>
        <w:rPr>
          <w:rFonts w:ascii="Times New Roman" w:eastAsia="Times New Roman" w:hAnsi="Times New Roman"/>
        </w:rPr>
        <w:t>Y（t）</w:t>
      </w:r>
      <w:r>
        <w:t>&lt;</w:t>
      </w:r>
      <w:r w:rsidR="00516E75">
        <w:rPr>
          <w:rFonts w:hint="eastAsia"/>
          <w:lang w:eastAsia="zh-CN"/>
        </w:rPr>
        <w:t xml:space="preserve"> </w:t>
      </w:r>
      <w:r>
        <w:rPr>
          <w:rFonts w:ascii="Times New Roman" w:eastAsia="Times New Roman" w:hAnsi="Times New Roman"/>
        </w:rPr>
        <w:t>μ</w:t>
      </w:r>
      <w:r w:rsidRPr="00516E75">
        <w:rPr>
          <w:rFonts w:ascii="Times New Roman" w:eastAsia="Times New Roman" w:hAnsi="Times New Roman"/>
          <w:vertAlign w:val="subscript"/>
        </w:rPr>
        <w:t>hist</w:t>
      </w:r>
      <w:r>
        <w:t xml:space="preserve"> </w:t>
      </w:r>
      <w:r>
        <w:rPr>
          <w:rFonts w:ascii="Times New Roman" w:eastAsia="Times New Roman" w:hAnsi="Times New Roman"/>
        </w:rPr>
        <w:t>-</w:t>
      </w:r>
      <w:r>
        <w:t xml:space="preserve"> </w:t>
      </w:r>
      <w:r>
        <w:rPr>
          <w:rFonts w:ascii="Times New Roman" w:eastAsia="Times New Roman" w:hAnsi="Times New Roman"/>
        </w:rPr>
        <w:t>2σ</w:t>
      </w:r>
      <w:r w:rsidRPr="00516E75">
        <w:rPr>
          <w:rFonts w:ascii="Times New Roman" w:eastAsia="Times New Roman" w:hAnsi="Times New Roman"/>
          <w:vertAlign w:val="subscript"/>
        </w:rPr>
        <w:t>hist</w:t>
      </w:r>
      <w:r>
        <w:t>]</w:t>
      </w:r>
      <w:r>
        <w:tab/>
      </w:r>
      <w:r>
        <w:rPr>
          <w:rFonts w:ascii="Times New Roman" w:eastAsia="Times New Roman" w:hAnsi="Times New Roman"/>
        </w:rPr>
        <w:t>(2)</w:t>
      </w:r>
    </w:p>
    <w:p w14:paraId="29C0EBAB" w14:textId="53891BE8" w:rsidR="00406ED5" w:rsidRDefault="00000000" w:rsidP="0048206E">
      <w:pPr>
        <w:spacing w:after="0" w:line="360" w:lineRule="auto"/>
        <w:ind w:firstLine="420"/>
        <w:jc w:val="both"/>
        <w:rPr>
          <w:lang w:eastAsia="zh-CN"/>
        </w:rPr>
      </w:pPr>
      <w:r>
        <w:rPr>
          <w:lang w:eastAsia="zh-CN"/>
        </w:rPr>
        <w:t>同时，为了避免出现集合平均值</w:t>
      </w:r>
      <w:r>
        <w:rPr>
          <w:rFonts w:ascii="Times New Roman" w:eastAsia="Times New Roman" w:hAnsi="Times New Roman"/>
          <w:lang w:eastAsia="zh-CN"/>
        </w:rPr>
        <w:t>Y（t）</w:t>
      </w:r>
      <w:r>
        <w:rPr>
          <w:lang w:eastAsia="zh-CN"/>
        </w:rPr>
        <w:t>偶然超过阈值又回落导致</w:t>
      </w:r>
      <w:r>
        <w:rPr>
          <w:rFonts w:ascii="Times New Roman" w:eastAsia="Times New Roman" w:hAnsi="Times New Roman"/>
          <w:lang w:eastAsia="zh-CN"/>
        </w:rPr>
        <w:t>ToE</w:t>
      </w:r>
      <w:r>
        <w:rPr>
          <w:lang w:eastAsia="zh-CN"/>
        </w:rPr>
        <w:t>年份</w:t>
      </w:r>
      <w:r w:rsidR="00587D94">
        <w:rPr>
          <w:rFonts w:hint="eastAsia"/>
          <w:lang w:eastAsia="zh-CN"/>
        </w:rPr>
        <w:t>误判</w:t>
      </w:r>
      <w:r>
        <w:rPr>
          <w:lang w:eastAsia="zh-CN"/>
        </w:rPr>
        <w:t>的情况，本文</w:t>
      </w:r>
      <w:r w:rsidR="00393632">
        <w:rPr>
          <w:rFonts w:hint="eastAsia"/>
          <w:lang w:eastAsia="zh-CN"/>
        </w:rPr>
        <w:t>限制</w:t>
      </w:r>
      <w:r>
        <w:rPr>
          <w:lang w:eastAsia="zh-CN"/>
        </w:rPr>
        <w:t>集合平均值</w:t>
      </w:r>
      <w:r>
        <w:rPr>
          <w:rFonts w:ascii="Times New Roman" w:eastAsia="Times New Roman" w:hAnsi="Times New Roman"/>
          <w:lang w:eastAsia="zh-CN"/>
        </w:rPr>
        <w:t>Y（t）</w:t>
      </w:r>
      <w:r>
        <w:rPr>
          <w:lang w:eastAsia="zh-CN"/>
        </w:rPr>
        <w:t>从开始超过阈值范围</w:t>
      </w:r>
      <w:r w:rsidR="00393632">
        <w:rPr>
          <w:rFonts w:hint="eastAsia"/>
          <w:lang w:eastAsia="zh-CN"/>
        </w:rPr>
        <w:t>后</w:t>
      </w:r>
      <w:r>
        <w:rPr>
          <w:lang w:eastAsia="zh-CN"/>
        </w:rPr>
        <w:t>需至少持续</w:t>
      </w:r>
      <w:r w:rsidR="00393632">
        <w:rPr>
          <w:rFonts w:hint="eastAsia"/>
          <w:lang w:eastAsia="zh-CN"/>
        </w:rPr>
        <w:t>超过</w:t>
      </w:r>
      <w:r>
        <w:rPr>
          <w:lang w:eastAsia="zh-CN"/>
        </w:rPr>
        <w:t>五年才</w:t>
      </w:r>
      <w:r w:rsidR="00393632">
        <w:rPr>
          <w:rFonts w:hint="eastAsia"/>
          <w:lang w:eastAsia="zh-CN"/>
        </w:rPr>
        <w:t>确认超出阈值的第一年为</w:t>
      </w:r>
      <w:r>
        <w:rPr>
          <w:rFonts w:ascii="Times New Roman" w:eastAsia="Times New Roman" w:hAnsi="Times New Roman"/>
          <w:lang w:eastAsia="zh-CN"/>
        </w:rPr>
        <w:t>ToE</w:t>
      </w:r>
      <w:r>
        <w:rPr>
          <w:lang w:eastAsia="zh-CN"/>
        </w:rPr>
        <w:t>年份。另外</w:t>
      </w:r>
      <w:r w:rsidR="00BF0355">
        <w:rPr>
          <w:rFonts w:hint="eastAsia"/>
          <w:lang w:eastAsia="zh-CN"/>
        </w:rPr>
        <w:t>，本研究对</w:t>
      </w:r>
      <w:r>
        <w:rPr>
          <w:lang w:eastAsia="zh-CN"/>
        </w:rPr>
        <w:t>上升和下降方向的</w:t>
      </w:r>
      <w:r>
        <w:rPr>
          <w:rFonts w:ascii="Times New Roman" w:eastAsia="Times New Roman" w:hAnsi="Times New Roman"/>
          <w:lang w:eastAsia="zh-CN"/>
        </w:rPr>
        <w:t>ToE</w:t>
      </w:r>
      <w:r>
        <w:rPr>
          <w:lang w:eastAsia="zh-CN"/>
        </w:rPr>
        <w:t>分别记录，因为对于生物地球化学变量来说，气候变化信号具有显著的空间和时间异质性，其</w:t>
      </w:r>
      <w:r>
        <w:rPr>
          <w:rFonts w:ascii="Times New Roman" w:eastAsia="Times New Roman" w:hAnsi="Times New Roman"/>
          <w:lang w:eastAsia="zh-CN"/>
        </w:rPr>
        <w:t>ToE</w:t>
      </w:r>
      <w:r>
        <w:rPr>
          <w:lang w:eastAsia="zh-CN"/>
        </w:rPr>
        <w:t>年份的生态含义并不相同。分方向计算可以保留生态响应的方向差异，避免把性质不同的变化合并为一个单一指标。下图</w:t>
      </w:r>
      <w:r w:rsidR="00F7287C">
        <w:rPr>
          <w:rFonts w:hint="eastAsia"/>
          <w:lang w:eastAsia="zh-CN"/>
        </w:rPr>
        <w:t>表示</w:t>
      </w:r>
      <w:r>
        <w:rPr>
          <w:lang w:eastAsia="zh-CN"/>
        </w:rPr>
        <w:t>网格尺度上</w:t>
      </w:r>
      <w:r>
        <w:rPr>
          <w:rFonts w:ascii="Times New Roman" w:eastAsia="Times New Roman" w:hAnsi="Times New Roman"/>
          <w:lang w:eastAsia="zh-CN"/>
        </w:rPr>
        <w:t>ToE</w:t>
      </w:r>
      <w:r w:rsidR="00F7287C">
        <w:rPr>
          <w:rFonts w:hint="eastAsia"/>
          <w:lang w:eastAsia="zh-CN"/>
        </w:rPr>
        <w:t>对具体</w:t>
      </w:r>
      <w:r>
        <w:rPr>
          <w:lang w:eastAsia="zh-CN"/>
        </w:rPr>
        <w:t>计算流程。</w:t>
      </w:r>
    </w:p>
    <w:p w14:paraId="4EB48253" w14:textId="77777777" w:rsidR="00516E75" w:rsidRDefault="00516E75">
      <w:pPr>
        <w:spacing w:after="0" w:line="360" w:lineRule="auto"/>
        <w:ind w:firstLine="420"/>
        <w:rPr>
          <w:lang w:eastAsia="zh-CN"/>
        </w:rPr>
      </w:pPr>
    </w:p>
    <w:p w14:paraId="2D9B8A41" w14:textId="2D46E49A" w:rsidR="00AB220A" w:rsidRPr="00AB220A" w:rsidRDefault="00000000" w:rsidP="00AB220A">
      <w:pPr>
        <w:keepNext/>
        <w:keepLines/>
        <w:jc w:val="center"/>
        <w:rPr>
          <w:lang w:eastAsia="zh-CN"/>
        </w:rPr>
      </w:pPr>
      <w:r>
        <w:rPr>
          <w:noProof/>
        </w:rPr>
        <w:drawing>
          <wp:inline distT="0" distB="0" distL="0" distR="0" wp14:anchorId="45F22DFE" wp14:editId="76DB437C">
            <wp:extent cx="6152515" cy="1815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计算步骤.jpg"/>
                    <pic:cNvPicPr/>
                  </pic:nvPicPr>
                  <pic:blipFill>
                    <a:blip r:embed="rId17"/>
                    <a:stretch>
                      <a:fillRect/>
                    </a:stretch>
                  </pic:blipFill>
                  <pic:spPr>
                    <a:xfrm>
                      <a:off x="0" y="0"/>
                      <a:ext cx="6152515" cy="1815918"/>
                    </a:xfrm>
                    <a:prstGeom prst="rect">
                      <a:avLst/>
                    </a:prstGeom>
                  </pic:spPr>
                </pic:pic>
              </a:graphicData>
            </a:graphic>
          </wp:inline>
        </w:drawing>
      </w:r>
    </w:p>
    <w:p w14:paraId="44163436" w14:textId="642A1DB4" w:rsidR="00AB220A" w:rsidRDefault="00000000" w:rsidP="00AB220A">
      <w:pPr>
        <w:keepLines/>
        <w:spacing w:line="360" w:lineRule="auto"/>
        <w:jc w:val="center"/>
        <w:rPr>
          <w:rFonts w:ascii="Times New Roman" w:hAnsi="Times New Roman" w:cs="Times New Roman"/>
          <w:b/>
          <w:sz w:val="21"/>
          <w:lang w:eastAsia="zh-CN"/>
        </w:rPr>
      </w:pPr>
      <w:r w:rsidRPr="00516E75">
        <w:rPr>
          <w:rFonts w:ascii="Times New Roman" w:hAnsi="Times New Roman" w:cs="Times New Roman"/>
          <w:b/>
          <w:sz w:val="21"/>
          <w:lang w:eastAsia="zh-CN"/>
        </w:rPr>
        <w:t>图</w:t>
      </w:r>
      <w:r w:rsidRPr="00516E75">
        <w:rPr>
          <w:rFonts w:ascii="Times New Roman" w:hAnsi="Times New Roman" w:cs="Times New Roman"/>
          <w:b/>
          <w:sz w:val="21"/>
          <w:lang w:eastAsia="zh-CN"/>
        </w:rPr>
        <w:t xml:space="preserve"> </w:t>
      </w:r>
      <w:r w:rsidR="00AB220A">
        <w:rPr>
          <w:rFonts w:ascii="Times New Roman" w:hAnsi="Times New Roman" w:cs="Times New Roman" w:hint="eastAsia"/>
          <w:b/>
          <w:sz w:val="21"/>
          <w:lang w:eastAsia="zh-CN"/>
        </w:rPr>
        <w:t xml:space="preserve">2-2 </w:t>
      </w:r>
      <w:r w:rsidR="00AB220A">
        <w:rPr>
          <w:rFonts w:ascii="Times New Roman" w:hAnsi="Times New Roman" w:cs="Times New Roman" w:hint="eastAsia"/>
          <w:b/>
          <w:sz w:val="21"/>
          <w:lang w:eastAsia="zh-CN"/>
        </w:rPr>
        <w:t>某</w:t>
      </w:r>
      <w:r w:rsidRPr="00516E75">
        <w:rPr>
          <w:rFonts w:ascii="Times New Roman" w:hAnsi="Times New Roman" w:cs="Times New Roman"/>
          <w:b/>
          <w:sz w:val="21"/>
          <w:lang w:eastAsia="zh-CN"/>
        </w:rPr>
        <w:t>格点饵料鱼类生物量的时间序列图</w:t>
      </w:r>
    </w:p>
    <w:p w14:paraId="34285FF2" w14:textId="63C3A8A8" w:rsidR="00406ED5" w:rsidRPr="00AB220A" w:rsidRDefault="00000000" w:rsidP="00AB220A">
      <w:pPr>
        <w:keepLines/>
        <w:spacing w:line="360" w:lineRule="auto"/>
        <w:jc w:val="center"/>
        <w:rPr>
          <w:rFonts w:ascii="Times New Roman" w:hAnsi="Times New Roman" w:cs="Times New Roman"/>
          <w:b/>
          <w:sz w:val="21"/>
          <w:lang w:eastAsia="zh-CN"/>
        </w:rPr>
      </w:pP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a</w:t>
      </w:r>
      <w:r w:rsidRPr="00AB220A">
        <w:rPr>
          <w:rFonts w:ascii="Times New Roman" w:hAnsi="Times New Roman" w:cs="Times New Roman"/>
          <w:b/>
          <w:sz w:val="21"/>
          <w:lang w:eastAsia="zh-CN"/>
        </w:rPr>
        <w:t>）各集合成员时间序列（彩色线）和集合成员平均值（粗黑线）</w:t>
      </w:r>
      <w:r w:rsidR="00AB220A">
        <w:rPr>
          <w:rFonts w:ascii="Times New Roman" w:hAnsi="Times New Roman" w:cs="Times New Roman" w:hint="eastAsia"/>
          <w:b/>
          <w:sz w:val="21"/>
          <w:lang w:eastAsia="zh-CN"/>
        </w:rPr>
        <w:t>；</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b</w:t>
      </w:r>
      <w:r w:rsidRPr="00AB220A">
        <w:rPr>
          <w:rFonts w:ascii="Times New Roman" w:hAnsi="Times New Roman" w:cs="Times New Roman"/>
          <w:b/>
          <w:sz w:val="21"/>
          <w:lang w:eastAsia="zh-CN"/>
        </w:rPr>
        <w:t>）基准期（</w:t>
      </w:r>
      <w:r w:rsidRPr="00AB220A">
        <w:rPr>
          <w:rFonts w:ascii="Times New Roman" w:hAnsi="Times New Roman" w:cs="Times New Roman"/>
          <w:b/>
          <w:sz w:val="21"/>
          <w:lang w:eastAsia="zh-CN"/>
        </w:rPr>
        <w:t xml:space="preserve">1920—1949 </w:t>
      </w:r>
      <w:r w:rsidRPr="00AB220A">
        <w:rPr>
          <w:rFonts w:ascii="Times New Roman" w:hAnsi="Times New Roman" w:cs="Times New Roman"/>
          <w:b/>
          <w:sz w:val="21"/>
          <w:lang w:eastAsia="zh-CN"/>
        </w:rPr>
        <w:t>年）内</w:t>
      </w:r>
      <w:r w:rsidRPr="00AB220A">
        <w:rPr>
          <w:rFonts w:ascii="Times New Roman" w:hAnsi="Times New Roman" w:cs="Times New Roman"/>
          <w:b/>
          <w:sz w:val="21"/>
          <w:lang w:eastAsia="zh-CN"/>
        </w:rPr>
        <w:t xml:space="preserve"> ToE </w:t>
      </w:r>
      <w:r w:rsidRPr="00AB220A">
        <w:rPr>
          <w:rFonts w:ascii="Times New Roman" w:hAnsi="Times New Roman" w:cs="Times New Roman"/>
          <w:b/>
          <w:sz w:val="21"/>
          <w:lang w:eastAsia="zh-CN"/>
        </w:rPr>
        <w:t>的阈值范围（灰色区域）；（</w:t>
      </w:r>
      <w:r w:rsidRPr="00AB220A">
        <w:rPr>
          <w:rFonts w:ascii="Times New Roman" w:hAnsi="Times New Roman" w:cs="Times New Roman"/>
          <w:b/>
          <w:sz w:val="21"/>
          <w:lang w:eastAsia="zh-CN"/>
        </w:rPr>
        <w:t>c</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ToE</w:t>
      </w:r>
      <w:r w:rsidRPr="00AB220A">
        <w:rPr>
          <w:rFonts w:ascii="Times New Roman" w:hAnsi="Times New Roman" w:cs="Times New Roman"/>
          <w:b/>
          <w:sz w:val="21"/>
          <w:vertAlign w:val="subscript"/>
          <w:lang w:eastAsia="zh-CN"/>
        </w:rPr>
        <w:t>up</w:t>
      </w:r>
      <w:r w:rsidRPr="00AB220A">
        <w:rPr>
          <w:rFonts w:ascii="Times New Roman" w:hAnsi="Times New Roman" w:cs="Times New Roman"/>
          <w:b/>
          <w:sz w:val="21"/>
          <w:lang w:eastAsia="zh-CN"/>
        </w:rPr>
        <w:t xml:space="preserve"> </w:t>
      </w:r>
      <w:r w:rsidRPr="00AB220A">
        <w:rPr>
          <w:rFonts w:ascii="Times New Roman" w:hAnsi="Times New Roman" w:cs="Times New Roman"/>
          <w:b/>
          <w:sz w:val="21"/>
          <w:lang w:eastAsia="zh-CN"/>
        </w:rPr>
        <w:t>计算结果（红色竖虚线）</w:t>
      </w:r>
    </w:p>
    <w:p w14:paraId="4017EE07" w14:textId="77777777" w:rsidR="00406ED5" w:rsidRDefault="00406ED5">
      <w:pPr>
        <w:rPr>
          <w:rFonts w:ascii="Times New Roman" w:hAnsi="Times New Roman"/>
          <w:lang w:eastAsia="zh-CN"/>
        </w:rPr>
      </w:pPr>
    </w:p>
    <w:p w14:paraId="789FCC2F" w14:textId="77777777" w:rsidR="002E425F" w:rsidRDefault="002E425F">
      <w:pPr>
        <w:rPr>
          <w:rFonts w:ascii="Times New Roman" w:hAnsi="Times New Roman"/>
          <w:lang w:eastAsia="zh-CN"/>
        </w:rPr>
      </w:pPr>
    </w:p>
    <w:p w14:paraId="49C32FFC" w14:textId="654783AD" w:rsidR="002E425F" w:rsidRDefault="002E425F" w:rsidP="002E425F">
      <w:pPr>
        <w:ind w:firstLineChars="200" w:firstLine="480"/>
        <w:rPr>
          <w:rFonts w:ascii="Times New Roman" w:hAnsi="Times New Roman"/>
          <w:lang w:eastAsia="zh-CN"/>
        </w:rPr>
      </w:pPr>
      <w:r>
        <w:rPr>
          <w:rFonts w:ascii="Times New Roman" w:hAnsi="Times New Roman" w:hint="eastAsia"/>
          <w:lang w:eastAsia="zh-CN"/>
        </w:rPr>
        <w:lastRenderedPageBreak/>
        <w:t>为解释</w:t>
      </w:r>
      <w:r w:rsidRPr="002E425F">
        <w:rPr>
          <w:rFonts w:ascii="Times New Roman" w:hAnsi="Times New Roman"/>
          <w:lang w:eastAsia="zh-CN"/>
        </w:rPr>
        <w:t>不同区域</w:t>
      </w:r>
      <w:r w:rsidRPr="002E425F">
        <w:rPr>
          <w:rFonts w:ascii="Times New Roman" w:hAnsi="Times New Roman"/>
          <w:lang w:eastAsia="zh-CN"/>
        </w:rPr>
        <w:t xml:space="preserve"> ToE </w:t>
      </w:r>
      <w:r w:rsidRPr="002E425F">
        <w:rPr>
          <w:rFonts w:ascii="Times New Roman" w:hAnsi="Times New Roman"/>
          <w:lang w:eastAsia="zh-CN"/>
        </w:rPr>
        <w:t>出现早晚的强弱差异</w:t>
      </w:r>
      <w:r>
        <w:rPr>
          <w:rFonts w:ascii="Times New Roman" w:hAnsi="Times New Roman" w:hint="eastAsia"/>
          <w:lang w:eastAsia="zh-CN"/>
        </w:rPr>
        <w:t>，采用</w:t>
      </w:r>
      <w:r w:rsidR="006B6182" w:rsidRPr="006B6182">
        <w:rPr>
          <w:rFonts w:ascii="Times New Roman" w:hAnsi="Times New Roman"/>
          <w:lang w:eastAsia="zh-CN"/>
        </w:rPr>
        <w:t>信噪比（</w:t>
      </w:r>
      <w:r w:rsidR="006B6182" w:rsidRPr="006B6182">
        <w:rPr>
          <w:rFonts w:ascii="Times New Roman" w:hAnsi="Times New Roman"/>
          <w:lang w:eastAsia="zh-CN"/>
        </w:rPr>
        <w:t>Signal-to-Noise Ratio</w:t>
      </w:r>
      <w:r w:rsidR="006B6182" w:rsidRPr="006B6182">
        <w:rPr>
          <w:rFonts w:ascii="Times New Roman" w:hAnsi="Times New Roman"/>
          <w:lang w:eastAsia="zh-CN"/>
        </w:rPr>
        <w:t>，</w:t>
      </w:r>
      <w:r w:rsidR="006B6182" w:rsidRPr="006B6182">
        <w:rPr>
          <w:rFonts w:ascii="Times New Roman" w:hAnsi="Times New Roman"/>
          <w:lang w:eastAsia="zh-CN"/>
        </w:rPr>
        <w:t>SNR</w:t>
      </w:r>
      <w:r w:rsidR="006B6182" w:rsidRPr="006B6182">
        <w:rPr>
          <w:rFonts w:ascii="Times New Roman" w:hAnsi="Times New Roman"/>
          <w:lang w:eastAsia="zh-CN"/>
        </w:rPr>
        <w:t>）</w:t>
      </w:r>
      <w:r w:rsidR="006B6182">
        <w:rPr>
          <w:rFonts w:ascii="Times New Roman" w:hAnsi="Times New Roman" w:hint="eastAsia"/>
          <w:lang w:eastAsia="zh-CN"/>
        </w:rPr>
        <w:t>作为辅助指标。</w:t>
      </w:r>
      <w:r w:rsidRPr="002E425F">
        <w:rPr>
          <w:rFonts w:ascii="Times New Roman" w:hAnsi="Times New Roman"/>
          <w:lang w:eastAsia="zh-CN"/>
        </w:rPr>
        <w:t>对任一变量在网格尺度上进行噪声、信号和信噪比计算时，采用与</w:t>
      </w:r>
      <w:r w:rsidRPr="002E425F">
        <w:rPr>
          <w:rFonts w:ascii="Times New Roman" w:hAnsi="Times New Roman"/>
          <w:lang w:eastAsia="zh-CN"/>
        </w:rPr>
        <w:t xml:space="preserve"> ToE </w:t>
      </w:r>
      <w:r w:rsidRPr="002E425F">
        <w:rPr>
          <w:rFonts w:ascii="Times New Roman" w:hAnsi="Times New Roman"/>
          <w:lang w:eastAsia="zh-CN"/>
        </w:rPr>
        <w:t>分析一致的历史基准期。首先选取历史阶段中连续</w:t>
      </w:r>
      <w:r w:rsidRPr="002E425F">
        <w:rPr>
          <w:rFonts w:ascii="Times New Roman" w:hAnsi="Times New Roman"/>
          <w:lang w:eastAsia="zh-CN"/>
        </w:rPr>
        <w:t>30</w:t>
      </w:r>
      <w:r w:rsidRPr="002E425F">
        <w:rPr>
          <w:rFonts w:ascii="Times New Roman" w:hAnsi="Times New Roman"/>
          <w:lang w:eastAsia="zh-CN"/>
        </w:rPr>
        <w:t>年作为基准期（</w:t>
      </w:r>
      <w:r w:rsidRPr="002E425F">
        <w:rPr>
          <w:rFonts w:ascii="Times New Roman" w:hAnsi="Times New Roman"/>
          <w:lang w:eastAsia="zh-CN"/>
        </w:rPr>
        <w:t>1920-1949</w:t>
      </w:r>
      <w:r w:rsidRPr="002E425F">
        <w:rPr>
          <w:rFonts w:ascii="Times New Roman" w:hAnsi="Times New Roman"/>
          <w:lang w:eastAsia="zh-CN"/>
        </w:rPr>
        <w:t>年）</w:t>
      </w:r>
      <w:r w:rsidR="006B6182">
        <w:rPr>
          <w:rFonts w:ascii="Times New Roman" w:hAnsi="Times New Roman" w:hint="eastAsia"/>
          <w:lang w:eastAsia="zh-CN"/>
        </w:rPr>
        <w:t>，</w:t>
      </w:r>
      <w:r w:rsidRPr="002E425F">
        <w:rPr>
          <w:rFonts w:ascii="Times New Roman" w:hAnsi="Times New Roman"/>
          <w:lang w:eastAsia="zh-CN"/>
        </w:rPr>
        <w:t>利用该时期所有集合成员的年平均数据共同计算历史平均状态</w:t>
      </w:r>
      <w:r w:rsidRPr="002E425F">
        <w:rPr>
          <w:rFonts w:ascii="Times New Roman" w:hAnsi="Times New Roman"/>
          <w:lang w:eastAsia="zh-CN"/>
        </w:rPr>
        <w:t> </w:t>
      </w:r>
      <w:r w:rsidR="006B6182">
        <w:rPr>
          <w:rFonts w:ascii="Times New Roman" w:eastAsia="Times New Roman" w:hAnsi="Times New Roman"/>
        </w:rPr>
        <w:t>μ</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 </w:t>
      </w:r>
      <w:r w:rsidRPr="002E425F">
        <w:rPr>
          <w:rFonts w:ascii="Times New Roman" w:hAnsi="Times New Roman"/>
          <w:lang w:eastAsia="zh-CN"/>
        </w:rPr>
        <w:t>以及历史标准差</w:t>
      </w:r>
      <w:r w:rsidR="006B6182">
        <w:rPr>
          <w:rFonts w:ascii="Times New Roman" w:eastAsia="Times New Roman" w:hAnsi="Times New Roman"/>
        </w:rPr>
        <w:t>σ</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。随后，选取分析时段最后连续</w:t>
      </w:r>
      <w:r w:rsidRPr="002E425F">
        <w:rPr>
          <w:rFonts w:ascii="Times New Roman" w:hAnsi="Times New Roman"/>
          <w:lang w:eastAsia="zh-CN"/>
        </w:rPr>
        <w:t>30</w:t>
      </w:r>
      <w:r w:rsidRPr="002E425F">
        <w:rPr>
          <w:rFonts w:ascii="Times New Roman" w:hAnsi="Times New Roman"/>
          <w:lang w:eastAsia="zh-CN"/>
        </w:rPr>
        <w:t>年的集合平均值，并计算其时间平均状态</w:t>
      </w:r>
      <w:r w:rsidRPr="002E425F">
        <w:rPr>
          <w:rFonts w:ascii="Times New Roman" w:hAnsi="Times New Roman"/>
          <w:lang w:eastAsia="zh-CN"/>
        </w:rPr>
        <w:t> </w:t>
      </w:r>
      <w:r w:rsidR="006B6182">
        <w:rPr>
          <w:rFonts w:ascii="Times New Roman" w:hAnsi="Times New Roman" w:hint="eastAsia"/>
          <w:lang w:eastAsia="zh-CN"/>
        </w:rPr>
        <w:t>Y</w:t>
      </w:r>
      <w:r w:rsidR="006B6182" w:rsidRPr="003660AC">
        <w:rPr>
          <w:rFonts w:ascii="Times New Roman" w:hAnsi="Times New Roman" w:hint="eastAsia"/>
          <w:vertAlign w:val="subscript"/>
          <w:lang w:eastAsia="zh-CN"/>
        </w:rPr>
        <w:t>late</w:t>
      </w:r>
      <w:r w:rsidRPr="002E425F">
        <w:rPr>
          <w:rFonts w:ascii="Times New Roman" w:hAnsi="Times New Roman"/>
          <w:lang w:eastAsia="zh-CN"/>
        </w:rPr>
        <w:t>。未来阶段相对于历史平均态的变化定义为信号，即</w:t>
      </w:r>
    </w:p>
    <w:p w14:paraId="24E5CFF5" w14:textId="44E8CD0A" w:rsidR="006B6182" w:rsidRPr="003660AC" w:rsidRDefault="00343B55" w:rsidP="00343B55">
      <w:pPr>
        <w:tabs>
          <w:tab w:val="center" w:pos="4150"/>
          <w:tab w:val="right" w:pos="10104"/>
        </w:tabs>
        <w:spacing w:after="0" w:line="360" w:lineRule="auto"/>
        <w:jc w:val="center"/>
        <w:rPr>
          <w:rFonts w:ascii="Times New Roman" w:hAnsi="Times New Roman" w:cs="Times New Roman"/>
          <w:lang w:eastAsia="zh-CN"/>
        </w:rPr>
      </w:pPr>
      <w:r>
        <w:rPr>
          <w:rFonts w:ascii="Times New Roman" w:hAnsi="Times New Roman" w:cs="Times New Roman" w:hint="eastAsia"/>
          <w:lang w:eastAsia="zh-CN"/>
        </w:rPr>
        <w:t xml:space="preserve"> </w:t>
      </w:r>
      <w:r>
        <w:rPr>
          <w:rFonts w:ascii="Times New Roman" w:hAnsi="Times New Roman" w:cs="Times New Roman"/>
          <w:lang w:eastAsia="zh-CN"/>
        </w:rPr>
        <w:tab/>
      </w:r>
      <w:r w:rsidR="006B6182" w:rsidRPr="003660AC">
        <w:rPr>
          <w:rFonts w:ascii="Times New Roman" w:hAnsi="Times New Roman" w:cs="Times New Roman"/>
          <w:lang w:eastAsia="zh-CN"/>
        </w:rPr>
        <w:t>Signal</w:t>
      </w:r>
      <w:r w:rsidR="006B6182" w:rsidRPr="003660AC">
        <w:rPr>
          <w:rFonts w:ascii="Times New Roman" w:hAnsi="Times New Roman" w:cs="Times New Roman"/>
        </w:rPr>
        <w:t xml:space="preserve"> =</w:t>
      </w:r>
      <w:r w:rsidR="006B6182" w:rsidRPr="003660AC">
        <w:rPr>
          <w:rFonts w:ascii="Times New Roman" w:hAnsi="Times New Roman" w:cs="Times New Roman"/>
          <w:lang w:eastAsia="zh-CN"/>
        </w:rPr>
        <w:t xml:space="preserve">  Y</w:t>
      </w:r>
      <w:r w:rsidR="006B6182" w:rsidRPr="003660AC">
        <w:rPr>
          <w:rFonts w:ascii="Times New Roman" w:hAnsi="Times New Roman" w:cs="Times New Roman"/>
          <w:vertAlign w:val="subscript"/>
          <w:lang w:eastAsia="zh-CN"/>
        </w:rPr>
        <w:t>late</w:t>
      </w:r>
      <w:r w:rsidR="006B6182" w:rsidRPr="003660AC">
        <w:rPr>
          <w:rFonts w:ascii="Times New Roman" w:hAnsi="Times New Roman" w:cs="Times New Roman"/>
          <w:lang w:eastAsia="zh-CN"/>
        </w:rPr>
        <w:t xml:space="preserve"> -  </w:t>
      </w:r>
      <w:r w:rsidR="006B6182" w:rsidRPr="003660AC">
        <w:rPr>
          <w:rFonts w:ascii="Times New Roman" w:eastAsia="Times New Roman" w:hAnsi="Times New Roman" w:cs="Times New Roman"/>
        </w:rPr>
        <w:t>μ</w:t>
      </w:r>
      <w:r w:rsidR="006B6182" w:rsidRPr="003660AC">
        <w:rPr>
          <w:rFonts w:ascii="Times New Roman" w:eastAsia="Times New Roman" w:hAnsi="Times New Roman" w:cs="Times New Roman"/>
          <w:vertAlign w:val="subscript"/>
          <w:lang w:eastAsia="zh-CN"/>
        </w:rPr>
        <w:t>hist</w:t>
      </w:r>
      <w:r w:rsidR="000F6D3B">
        <w:rPr>
          <w:rFonts w:ascii="Times New Roman" w:hAnsi="Times New Roman" w:cs="Times New Roman" w:hint="eastAsia"/>
          <w:vertAlign w:val="subscript"/>
          <w:lang w:eastAsia="zh-CN"/>
        </w:rPr>
        <w:t xml:space="preserve"> </w:t>
      </w:r>
      <w:r>
        <w:rPr>
          <w:rFonts w:ascii="Times New Roman" w:hAnsi="Times New Roman" w:cs="Times New Roman"/>
          <w:vertAlign w:val="subscript"/>
          <w:lang w:eastAsia="zh-CN"/>
        </w:rPr>
        <w:tab/>
      </w:r>
      <w:r w:rsidR="006B6182" w:rsidRPr="003660AC">
        <w:rPr>
          <w:rFonts w:ascii="Times New Roman" w:eastAsia="Times New Roman" w:hAnsi="Times New Roman" w:cs="Times New Roman"/>
        </w:rPr>
        <w:t>(</w:t>
      </w:r>
      <w:r w:rsidR="006B6182" w:rsidRPr="003660AC">
        <w:rPr>
          <w:rFonts w:ascii="Times New Roman" w:hAnsi="Times New Roman" w:cs="Times New Roman"/>
          <w:lang w:eastAsia="zh-CN"/>
        </w:rPr>
        <w:t>3</w:t>
      </w:r>
      <w:r w:rsidR="006B6182" w:rsidRPr="003660AC">
        <w:rPr>
          <w:rFonts w:ascii="Times New Roman" w:eastAsia="Times New Roman" w:hAnsi="Times New Roman" w:cs="Times New Roman"/>
        </w:rPr>
        <w:t>)</w:t>
      </w:r>
    </w:p>
    <w:p w14:paraId="136C66E6" w14:textId="77777777" w:rsidR="002E425F" w:rsidRPr="002E425F" w:rsidRDefault="002E425F" w:rsidP="002E425F">
      <w:pPr>
        <w:rPr>
          <w:rFonts w:ascii="Times New Roman" w:hAnsi="Times New Roman"/>
          <w:lang w:eastAsia="zh-CN"/>
        </w:rPr>
      </w:pPr>
      <w:r w:rsidRPr="002E425F">
        <w:rPr>
          <w:rFonts w:ascii="Times New Roman" w:hAnsi="Times New Roman"/>
          <w:lang w:eastAsia="zh-CN"/>
        </w:rPr>
        <w:t>噪声定义为历史阶段的标准差，即</w:t>
      </w:r>
    </w:p>
    <w:p w14:paraId="485E2740" w14:textId="3E8C8D20" w:rsidR="006B6182" w:rsidRPr="003660AC" w:rsidRDefault="006B6182" w:rsidP="00343B55">
      <w:pPr>
        <w:tabs>
          <w:tab w:val="center" w:pos="4150"/>
          <w:tab w:val="right" w:pos="10104"/>
        </w:tabs>
        <w:spacing w:after="0" w:line="360" w:lineRule="auto"/>
        <w:jc w:val="center"/>
        <w:rPr>
          <w:rFonts w:ascii="Times New Roman" w:hAnsi="Times New Roman" w:cs="Times New Roman"/>
          <w:lang w:eastAsia="zh-CN"/>
        </w:rPr>
      </w:pPr>
      <w:r>
        <w:rPr>
          <w:rFonts w:hint="eastAsia"/>
          <w:lang w:eastAsia="zh-CN"/>
        </w:rPr>
        <w:t xml:space="preserve"> </w:t>
      </w:r>
      <w:r w:rsidR="00343B55">
        <w:rPr>
          <w:rFonts w:hint="eastAsia"/>
          <w:lang w:eastAsia="zh-CN"/>
        </w:rPr>
        <w:t xml:space="preserve"> </w:t>
      </w:r>
      <w:r w:rsidR="00343B55">
        <w:rPr>
          <w:lang w:eastAsia="zh-CN"/>
        </w:rPr>
        <w:tab/>
      </w:r>
      <w:r w:rsidRPr="003660AC">
        <w:rPr>
          <w:rFonts w:ascii="Times New Roman" w:hAnsi="Times New Roman" w:cs="Times New Roman"/>
          <w:lang w:eastAsia="zh-CN"/>
        </w:rPr>
        <w:t>Noise =  </w:t>
      </w:r>
      <w:r w:rsidRPr="003660AC">
        <w:rPr>
          <w:rFonts w:ascii="Times New Roman" w:eastAsia="Times New Roman" w:hAnsi="Times New Roman" w:cs="Times New Roman"/>
        </w:rPr>
        <w:t>σ</w:t>
      </w:r>
      <w:r w:rsidRPr="003660AC">
        <w:rPr>
          <w:rFonts w:ascii="Times New Roman" w:eastAsia="Times New Roman" w:hAnsi="Times New Roman" w:cs="Times New Roman"/>
          <w:vertAlign w:val="subscript"/>
          <w:lang w:eastAsia="zh-CN"/>
        </w:rPr>
        <w:t>hist</w:t>
      </w:r>
      <w:r w:rsidR="00343B55">
        <w:rPr>
          <w:rFonts w:ascii="Times New Roman" w:hAnsi="Times New Roman" w:cs="Times New Roman"/>
          <w:vertAlign w:val="subscript"/>
          <w:lang w:eastAsia="zh-CN"/>
        </w:rPr>
        <w:tab/>
      </w:r>
      <w:r w:rsidR="000F6D3B">
        <w:rPr>
          <w:rFonts w:ascii="Times New Roman" w:hAnsi="Times New Roman" w:cs="Times New Roman" w:hint="eastAsia"/>
          <w:vertAlign w:val="subscript"/>
          <w:lang w:eastAsia="zh-CN"/>
        </w:rPr>
        <w:t xml:space="preserve"> </w:t>
      </w:r>
      <w:r w:rsidRPr="003660AC">
        <w:rPr>
          <w:rFonts w:ascii="Times New Roman" w:eastAsia="Times New Roman" w:hAnsi="Times New Roman" w:cs="Times New Roman"/>
          <w:lang w:eastAsia="zh-CN"/>
        </w:rPr>
        <w:t>(</w:t>
      </w:r>
      <w:r w:rsidRPr="003660AC">
        <w:rPr>
          <w:rFonts w:ascii="Times New Roman" w:hAnsi="Times New Roman" w:cs="Times New Roman"/>
          <w:lang w:eastAsia="zh-CN"/>
        </w:rPr>
        <w:t>4</w:t>
      </w:r>
      <w:r w:rsidRPr="003660AC">
        <w:rPr>
          <w:rFonts w:ascii="Times New Roman" w:eastAsia="Times New Roman" w:hAnsi="Times New Roman" w:cs="Times New Roman"/>
          <w:lang w:eastAsia="zh-CN"/>
        </w:rPr>
        <w:t>)</w:t>
      </w:r>
    </w:p>
    <w:p w14:paraId="0B890D20" w14:textId="3726B468" w:rsidR="00F72CBD" w:rsidRPr="00F72CBD" w:rsidRDefault="002E425F" w:rsidP="002E425F">
      <w:pPr>
        <w:rPr>
          <w:rFonts w:ascii="Times New Roman" w:hAnsi="Times New Roman"/>
          <w:lang w:eastAsia="zh-CN"/>
        </w:rPr>
      </w:pPr>
      <w:r w:rsidRPr="002E425F">
        <w:rPr>
          <w:rFonts w:ascii="Times New Roman" w:hAnsi="Times New Roman"/>
          <w:lang w:eastAsia="zh-CN"/>
        </w:rPr>
        <w:t>在此基础上，信噪比定义为信号绝对值与噪声之比，即</w:t>
      </w:r>
    </w:p>
    <w:p w14:paraId="5BECDEFB" w14:textId="51ECC705" w:rsidR="002E425F" w:rsidRPr="00F72CBD" w:rsidDel="003B7D17" w:rsidRDefault="00F72CBD" w:rsidP="00DC3854">
      <w:pPr>
        <w:tabs>
          <w:tab w:val="center" w:pos="4150"/>
          <w:tab w:val="right" w:pos="10104"/>
        </w:tabs>
        <w:spacing w:after="0" w:line="360" w:lineRule="auto"/>
        <w:jc w:val="center"/>
        <w:rPr>
          <w:del w:id="1" w:author="锴烨 吴" w:date="2026-05-17T23:01:00Z" w16du:dateUtc="2026-05-17T15:01:00Z"/>
          <w:rFonts w:ascii="Times New Roman" w:hAnsi="Times New Roman" w:cs="Times New Roman"/>
          <w:lang w:eastAsia="zh-CN"/>
        </w:rPr>
      </w:pPr>
      <w:r w:rsidRPr="00DC3854">
        <w:rPr>
          <w:rFonts w:ascii="Times New Roman" w:hAnsi="Times New Roman" w:cs="Times New Roman"/>
          <w:lang w:eastAsia="zh-CN"/>
        </w:rPr>
        <w:t xml:space="preserve">  </w:t>
      </w:r>
      <w:r w:rsidR="00DC3854">
        <w:rPr>
          <w:rFonts w:ascii="Times New Roman" w:hAnsi="Times New Roman" w:cs="Times New Roman" w:hint="eastAsia"/>
          <w:lang w:eastAsia="zh-CN"/>
        </w:rPr>
        <w:t xml:space="preserve"> </w:t>
      </w:r>
      <w:r w:rsidR="00DC3854">
        <w:rPr>
          <w:rFonts w:ascii="Times New Roman" w:hAnsi="Times New Roman" w:cs="Times New Roman"/>
          <w:lang w:eastAsia="zh-CN"/>
        </w:rPr>
        <w:tab/>
      </w:r>
      <w:r w:rsidR="00DC3854">
        <w:rPr>
          <w:rFonts w:ascii="Times New Roman" w:hAnsi="Times New Roman" w:cs="Times New Roman" w:hint="eastAsia"/>
          <w:lang w:eastAsia="zh-CN"/>
        </w:rPr>
        <w:t>SNR</w:t>
      </w:r>
      <w:r w:rsidR="00DC3854" w:rsidRPr="003660AC">
        <w:rPr>
          <w:rFonts w:ascii="Times New Roman" w:hAnsi="Times New Roman" w:cs="Times New Roman"/>
          <w:lang w:eastAsia="zh-CN"/>
        </w:rPr>
        <w:t xml:space="preserve"> = </w:t>
      </w:r>
      <w:r w:rsidR="00DC3854" w:rsidRPr="00DC3854">
        <w:rPr>
          <w:rFonts w:ascii="Times New Roman" w:hAnsi="Times New Roman" w:cs="Times New Roman" w:hint="eastAsia"/>
          <w:lang w:eastAsia="zh-CN"/>
        </w:rPr>
        <w:t>丨</w:t>
      </w:r>
      <w:r w:rsidR="00DC3854" w:rsidRPr="003660AC">
        <w:rPr>
          <w:rFonts w:ascii="Times New Roman" w:hAnsi="Times New Roman" w:cs="Times New Roman"/>
          <w:lang w:eastAsia="zh-CN"/>
        </w:rPr>
        <w:t> Y</w:t>
      </w:r>
      <w:r w:rsidR="00DC3854" w:rsidRPr="003660AC">
        <w:rPr>
          <w:rFonts w:ascii="Times New Roman" w:hAnsi="Times New Roman" w:cs="Times New Roman"/>
          <w:vertAlign w:val="subscript"/>
          <w:lang w:eastAsia="zh-CN"/>
        </w:rPr>
        <w:t>late</w:t>
      </w:r>
      <w:r w:rsidR="00DC3854" w:rsidRPr="003660AC">
        <w:rPr>
          <w:rFonts w:ascii="Times New Roman" w:hAnsi="Times New Roman" w:cs="Times New Roman"/>
          <w:lang w:eastAsia="zh-CN"/>
        </w:rPr>
        <w:t xml:space="preserve"> -  </w:t>
      </w:r>
      <w:r w:rsidR="00DC3854" w:rsidRPr="003660AC">
        <w:rPr>
          <w:rFonts w:ascii="Times New Roman" w:eastAsia="Times New Roman" w:hAnsi="Times New Roman" w:cs="Times New Roman"/>
        </w:rPr>
        <w:t>μ</w:t>
      </w:r>
      <w:r w:rsidR="00DC3854" w:rsidRPr="003660AC">
        <w:rPr>
          <w:rFonts w:ascii="Times New Roman" w:eastAsia="Times New Roman" w:hAnsi="Times New Roman" w:cs="Times New Roman"/>
          <w:vertAlign w:val="subscript"/>
          <w:lang w:eastAsia="zh-CN"/>
        </w:rPr>
        <w:t>hist</w:t>
      </w:r>
      <w:r w:rsidR="00DC3854">
        <w:rPr>
          <w:rFonts w:ascii="Times New Roman" w:hAnsi="Times New Roman" w:cs="Times New Roman" w:hint="eastAsia"/>
          <w:lang w:eastAsia="zh-CN"/>
        </w:rPr>
        <w:t>丨</w:t>
      </w:r>
      <w:r w:rsidR="00DC3854">
        <w:rPr>
          <w:rFonts w:ascii="Times New Roman" w:hAnsi="Times New Roman" w:cs="Times New Roman" w:hint="eastAsia"/>
          <w:lang w:eastAsia="zh-CN"/>
        </w:rPr>
        <w:t>/</w:t>
      </w:r>
      <w:r w:rsidR="002304A8">
        <w:rPr>
          <w:rFonts w:ascii="Times New Roman" w:hAnsi="Times New Roman" w:cs="Times New Roman" w:hint="eastAsia"/>
          <w:lang w:eastAsia="zh-CN"/>
        </w:rPr>
        <w:t xml:space="preserve"> </w:t>
      </w:r>
      <w:r w:rsidR="00DC3854" w:rsidRPr="003660AC">
        <w:rPr>
          <w:rFonts w:ascii="Times New Roman" w:eastAsia="Times New Roman" w:hAnsi="Times New Roman" w:cs="Times New Roman"/>
        </w:rPr>
        <w:t>σ</w:t>
      </w:r>
      <w:r w:rsidR="00DC3854" w:rsidRPr="003660AC">
        <w:rPr>
          <w:rFonts w:ascii="Times New Roman" w:eastAsia="Times New Roman" w:hAnsi="Times New Roman" w:cs="Times New Roman"/>
          <w:vertAlign w:val="subscript"/>
          <w:lang w:eastAsia="zh-CN"/>
        </w:rPr>
        <w:t>hist</w:t>
      </w:r>
      <w:r w:rsidR="00DC3854">
        <w:rPr>
          <w:rFonts w:ascii="Times New Roman" w:hAnsi="Times New Roman" w:cs="Times New Roman"/>
          <w:vertAlign w:val="subscript"/>
          <w:lang w:eastAsia="zh-CN"/>
        </w:rPr>
        <w:tab/>
      </w:r>
      <w:r w:rsidR="00DC3854">
        <w:rPr>
          <w:rFonts w:ascii="Times New Roman" w:hAnsi="Times New Roman" w:cs="Times New Roman" w:hint="eastAsia"/>
          <w:vertAlign w:val="subscript"/>
          <w:lang w:eastAsia="zh-CN"/>
        </w:rPr>
        <w:t xml:space="preserve"> </w:t>
      </w:r>
      <w:r w:rsidR="00DC3854">
        <w:rPr>
          <w:rFonts w:ascii="Times New Roman" w:hAnsi="Times New Roman" w:cs="Times New Roman" w:hint="eastAsia"/>
          <w:lang w:eastAsia="zh-CN"/>
        </w:rPr>
        <w:t>(5</w:t>
      </w:r>
      <w:r w:rsidR="00DC3854" w:rsidRPr="003660AC">
        <w:rPr>
          <w:rFonts w:ascii="Times New Roman" w:eastAsia="Times New Roman" w:hAnsi="Times New Roman" w:cs="Times New Roman"/>
          <w:lang w:eastAsia="zh-CN"/>
        </w:rPr>
        <w:t>)</w:t>
      </w:r>
    </w:p>
    <w:p w14:paraId="63C06074" w14:textId="77777777" w:rsidR="002E425F" w:rsidRPr="002E425F" w:rsidRDefault="002E425F">
      <w:pPr>
        <w:rPr>
          <w:rFonts w:ascii="Times New Roman" w:hAnsi="Times New Roman"/>
          <w:lang w:eastAsia="zh-CN"/>
        </w:rPr>
      </w:pPr>
    </w:p>
    <w:p w14:paraId="0BEC0E62" w14:textId="77777777" w:rsidR="00516E75" w:rsidRDefault="00516E75">
      <w:pPr>
        <w:rPr>
          <w:rFonts w:ascii="Times New Roman" w:hAnsi="Times New Roman"/>
          <w:lang w:eastAsia="zh-CN"/>
        </w:rPr>
      </w:pPr>
    </w:p>
    <w:p w14:paraId="64DACF30" w14:textId="77777777" w:rsidR="00516E75" w:rsidRPr="00516E75" w:rsidRDefault="00516E75">
      <w:pPr>
        <w:rPr>
          <w:lang w:eastAsia="zh-CN"/>
        </w:rPr>
        <w:sectPr w:rsidR="00516E75" w:rsidRPr="00516E75">
          <w:headerReference w:type="even" r:id="rId18"/>
          <w:headerReference w:type="default" r:id="rId19"/>
          <w:footerReference w:type="even" r:id="rId20"/>
          <w:footerReference w:type="default" r:id="rId21"/>
          <w:pgSz w:w="12240" w:h="15840"/>
          <w:pgMar w:top="1417" w:right="1134" w:bottom="1134" w:left="1417" w:header="720" w:footer="720" w:gutter="0"/>
          <w:pgNumType w:start="1"/>
          <w:cols w:space="720"/>
          <w:docGrid w:linePitch="360"/>
        </w:sectPr>
      </w:pPr>
    </w:p>
    <w:p w14:paraId="394B3F2D" w14:textId="5058930A" w:rsidR="00406ED5" w:rsidRDefault="00000000">
      <w:pPr>
        <w:keepNext/>
        <w:spacing w:before="120" w:after="120" w:line="480" w:lineRule="auto"/>
        <w:rPr>
          <w:lang w:eastAsia="zh-CN"/>
        </w:rPr>
      </w:pPr>
      <w:r>
        <w:rPr>
          <w:rFonts w:ascii="黑体" w:eastAsia="黑体" w:hAnsi="黑体"/>
          <w:b/>
          <w:sz w:val="30"/>
          <w:lang w:eastAsia="zh-CN"/>
        </w:rPr>
        <w:lastRenderedPageBreak/>
        <w:t>3、</w:t>
      </w:r>
      <w:r w:rsidR="00A4339A">
        <w:rPr>
          <w:rFonts w:ascii="黑体" w:eastAsia="黑体" w:hAnsi="黑体" w:hint="eastAsia"/>
          <w:b/>
          <w:sz w:val="30"/>
          <w:lang w:eastAsia="zh-CN"/>
        </w:rPr>
        <w:t>SSP</w:t>
      </w:r>
      <w:r w:rsidR="00A4339A">
        <w:rPr>
          <w:rFonts w:ascii="黑体" w:eastAsia="黑体" w:hAnsi="黑体"/>
          <w:b/>
          <w:sz w:val="30"/>
          <w:lang w:eastAsia="zh-CN"/>
        </w:rPr>
        <w:t>3-7.0</w:t>
      </w:r>
      <w:r w:rsidR="00A4339A">
        <w:rPr>
          <w:rFonts w:ascii="黑体" w:eastAsia="黑体" w:hAnsi="黑体" w:hint="eastAsia"/>
          <w:b/>
          <w:sz w:val="30"/>
          <w:lang w:eastAsia="zh-CN"/>
        </w:rPr>
        <w:t>情景下海洋变化的时空格局</w:t>
      </w:r>
    </w:p>
    <w:p w14:paraId="16C379EA" w14:textId="514142C5" w:rsidR="00406ED5" w:rsidRDefault="00000000">
      <w:pPr>
        <w:keepNext/>
        <w:spacing w:before="120" w:after="120" w:line="360" w:lineRule="auto"/>
        <w:rPr>
          <w:lang w:eastAsia="zh-CN"/>
        </w:rPr>
      </w:pPr>
      <w:r>
        <w:rPr>
          <w:rFonts w:ascii="黑体" w:eastAsia="黑体" w:hAnsi="黑体"/>
          <w:b/>
          <w:sz w:val="28"/>
          <w:lang w:eastAsia="zh-CN"/>
        </w:rPr>
        <w:t>3.1</w:t>
      </w:r>
      <w:r w:rsidR="00D66DA6">
        <w:rPr>
          <w:rFonts w:ascii="黑体" w:eastAsia="黑体" w:hAnsi="黑体" w:hint="eastAsia"/>
          <w:b/>
          <w:sz w:val="28"/>
          <w:lang w:eastAsia="zh-CN"/>
        </w:rPr>
        <w:t xml:space="preserve"> </w:t>
      </w:r>
      <w:r>
        <w:rPr>
          <w:rFonts w:ascii="黑体" w:eastAsia="黑体" w:hAnsi="黑体"/>
          <w:b/>
          <w:sz w:val="28"/>
          <w:lang w:eastAsia="zh-CN"/>
        </w:rPr>
        <w:t>环境变量</w:t>
      </w:r>
      <w:r w:rsidR="00D66DA6">
        <w:rPr>
          <w:rFonts w:ascii="黑体" w:eastAsia="黑体" w:hAnsi="黑体" w:hint="eastAsia"/>
          <w:b/>
          <w:sz w:val="28"/>
          <w:lang w:eastAsia="zh-CN"/>
        </w:rPr>
        <w:t>气候变化</w:t>
      </w:r>
      <w:r>
        <w:rPr>
          <w:rFonts w:ascii="黑体" w:eastAsia="黑体" w:hAnsi="黑体"/>
          <w:b/>
          <w:sz w:val="28"/>
          <w:lang w:eastAsia="zh-CN"/>
        </w:rPr>
        <w:t>信号</w:t>
      </w:r>
      <w:r w:rsidR="00D66DA6">
        <w:rPr>
          <w:rFonts w:ascii="黑体" w:eastAsia="黑体" w:hAnsi="黑体" w:hint="eastAsia"/>
          <w:b/>
          <w:sz w:val="28"/>
          <w:lang w:eastAsia="zh-CN"/>
        </w:rPr>
        <w:t>特征</w:t>
      </w:r>
      <w:r w:rsidR="00E43F4A">
        <w:rPr>
          <w:lang w:eastAsia="zh-CN"/>
        </w:rPr>
        <w:t xml:space="preserve"> </w:t>
      </w:r>
    </w:p>
    <w:p w14:paraId="16AC7470" w14:textId="368CD744" w:rsidR="00932CC2" w:rsidRDefault="00BD1FC3" w:rsidP="00516E75">
      <w:pPr>
        <w:spacing w:after="0" w:line="360" w:lineRule="auto"/>
        <w:ind w:firstLine="420"/>
        <w:rPr>
          <w:lang w:eastAsia="zh-CN"/>
        </w:rPr>
      </w:pPr>
      <w:r w:rsidRPr="00BD1FC3">
        <w:rPr>
          <w:rFonts w:hint="eastAsia"/>
          <w:lang w:eastAsia="zh-CN"/>
        </w:rPr>
        <w:t>海</w:t>
      </w:r>
      <w:r w:rsidRPr="00BD1FC3">
        <w:rPr>
          <w:lang w:eastAsia="zh-CN"/>
        </w:rPr>
        <w:t>洋</w:t>
      </w:r>
      <w:r w:rsidR="00DE5AE3">
        <w:rPr>
          <w:rFonts w:hint="eastAsia"/>
          <w:lang w:eastAsia="zh-CN"/>
        </w:rPr>
        <w:t>物理和化学</w:t>
      </w:r>
      <w:r w:rsidRPr="00BD1FC3">
        <w:rPr>
          <w:lang w:eastAsia="zh-CN"/>
        </w:rPr>
        <w:t>环境</w:t>
      </w:r>
      <w:r w:rsidR="00A4339A">
        <w:rPr>
          <w:rFonts w:hint="eastAsia"/>
          <w:lang w:eastAsia="zh-CN"/>
        </w:rPr>
        <w:t>作为生态系统变化</w:t>
      </w:r>
      <w:r w:rsidRPr="00BD1FC3">
        <w:rPr>
          <w:lang w:eastAsia="zh-CN"/>
        </w:rPr>
        <w:t>的</w:t>
      </w:r>
      <w:r w:rsidR="00A4339A">
        <w:rPr>
          <w:rFonts w:hint="eastAsia"/>
          <w:lang w:eastAsia="zh-CN"/>
        </w:rPr>
        <w:t>底层驱动</w:t>
      </w:r>
      <w:r w:rsidRPr="00BD1FC3">
        <w:rPr>
          <w:lang w:eastAsia="zh-CN"/>
        </w:rPr>
        <w:t>，其变化不仅直接反映全球气候系统对温室气体</w:t>
      </w:r>
      <w:r w:rsidR="000C1B2D">
        <w:rPr>
          <w:rFonts w:hint="eastAsia"/>
          <w:lang w:eastAsia="zh-CN"/>
        </w:rPr>
        <w:t>升高</w:t>
      </w:r>
      <w:r w:rsidRPr="00BD1FC3">
        <w:rPr>
          <w:lang w:eastAsia="zh-CN"/>
        </w:rPr>
        <w:t>的响应，同时也通过</w:t>
      </w:r>
      <w:r w:rsidRPr="00BD1FC3">
        <w:rPr>
          <w:rFonts w:hint="eastAsia"/>
          <w:lang w:eastAsia="zh-CN"/>
        </w:rPr>
        <w:t>调</w:t>
      </w:r>
      <w:r w:rsidRPr="00BD1FC3">
        <w:rPr>
          <w:lang w:eastAsia="zh-CN"/>
        </w:rPr>
        <w:t>控</w:t>
      </w:r>
      <w:r w:rsidR="000C1B2D">
        <w:rPr>
          <w:rFonts w:hint="eastAsia"/>
          <w:lang w:eastAsia="zh-CN"/>
        </w:rPr>
        <w:t>浮游生物生长过程，</w:t>
      </w:r>
      <w:r w:rsidRPr="00BD1FC3">
        <w:rPr>
          <w:lang w:eastAsia="zh-CN"/>
        </w:rPr>
        <w:t>进</w:t>
      </w:r>
      <w:r w:rsidR="000C1B2D">
        <w:rPr>
          <w:rFonts w:hint="eastAsia"/>
          <w:lang w:eastAsia="zh-CN"/>
        </w:rPr>
        <w:t>而</w:t>
      </w:r>
      <w:r w:rsidRPr="00BD1FC3">
        <w:rPr>
          <w:lang w:eastAsia="zh-CN"/>
        </w:rPr>
        <w:t>影响海洋生态系统结构与功能。</w:t>
      </w:r>
      <w:r w:rsidR="007764B0">
        <w:rPr>
          <w:rFonts w:hint="eastAsia"/>
          <w:lang w:eastAsia="zh-CN"/>
        </w:rPr>
        <w:t>已有研究表明，</w:t>
      </w:r>
      <w:r w:rsidR="00D27460">
        <w:rPr>
          <w:rFonts w:hint="eastAsia"/>
          <w:lang w:eastAsia="zh-CN"/>
        </w:rPr>
        <w:t>相较于营养盐和初级生产力等变量，</w:t>
      </w:r>
      <w:r w:rsidR="007764B0">
        <w:rPr>
          <w:rFonts w:hint="eastAsia"/>
          <w:lang w:eastAsia="zh-CN"/>
        </w:rPr>
        <w:t>海表温度与pH</w:t>
      </w:r>
      <w:r w:rsidR="00154A89">
        <w:rPr>
          <w:rFonts w:hint="eastAsia"/>
          <w:lang w:eastAsia="zh-CN"/>
        </w:rPr>
        <w:t>受外部强迫控制较强</w:t>
      </w:r>
      <w:r w:rsidR="007764B0">
        <w:rPr>
          <w:rFonts w:hint="eastAsia"/>
          <w:lang w:eastAsia="zh-CN"/>
        </w:rPr>
        <w:t>的变量往往较早</w:t>
      </w:r>
      <w:r w:rsidR="00154A89">
        <w:rPr>
          <w:rFonts w:hint="eastAsia"/>
          <w:lang w:eastAsia="zh-CN"/>
        </w:rPr>
        <w:t>出现可被检测到的变化</w:t>
      </w:r>
      <w:r w:rsidR="00154A89">
        <w:rPr>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lang w:eastAsia="zh-CN"/>
        </w:rPr>
        <w:instrText xml:space="preserve"> ADDIN EN.CITE </w:instrText>
      </w:r>
      <w:r w:rsidR="000C6F80">
        <w:rPr>
          <w:lang w:eastAsia="zh-CN"/>
        </w:rPr>
        <w:fldChar w:fldCharType="begin">
          <w:fldData xml:space="preserve">PEVuZE5vdGU+PENpdGU+PEF1dGhvcj5LZWxsZXI8L0F1dGhvcj48WWVhcj4yMDE0PC9ZZWFyPjxS
ZWNOdW0+MzwvUmVjTnVtPjxEaXNwbGF5VGV4dD48c3R5bGUgZmFjZT0ic3VwZXJzY3JpcHQiPlsx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0C6F80">
        <w:rPr>
          <w:lang w:eastAsia="zh-CN"/>
        </w:rPr>
        <w:instrText xml:space="preserve"> ADDIN EN.CITE.DATA </w:instrText>
      </w:r>
      <w:r w:rsidR="000C6F80">
        <w:rPr>
          <w:lang w:eastAsia="zh-CN"/>
        </w:rPr>
      </w:r>
      <w:r w:rsidR="000C6F80">
        <w:rPr>
          <w:lang w:eastAsia="zh-CN"/>
        </w:rPr>
        <w:fldChar w:fldCharType="end"/>
      </w:r>
      <w:r w:rsidR="00154A89">
        <w:rPr>
          <w:lang w:eastAsia="zh-CN"/>
        </w:rPr>
      </w:r>
      <w:r w:rsidR="00154A89">
        <w:rPr>
          <w:lang w:eastAsia="zh-CN"/>
        </w:rPr>
        <w:fldChar w:fldCharType="separate"/>
      </w:r>
      <w:r w:rsidR="000C6F80" w:rsidRPr="000C6F80">
        <w:rPr>
          <w:noProof/>
          <w:vertAlign w:val="superscript"/>
          <w:lang w:eastAsia="zh-CN"/>
        </w:rPr>
        <w:t>[1]</w:t>
      </w:r>
      <w:r w:rsidR="00154A89">
        <w:rPr>
          <w:lang w:eastAsia="zh-CN"/>
        </w:rPr>
        <w:fldChar w:fldCharType="end"/>
      </w:r>
      <w:r w:rsidR="00154A89">
        <w:rPr>
          <w:rFonts w:hint="eastAsia"/>
          <w:lang w:eastAsia="zh-CN"/>
        </w:rPr>
        <w:t>。本研究同样显示</w:t>
      </w:r>
      <w:r w:rsidR="00E43F4A">
        <w:rPr>
          <w:lang w:eastAsia="zh-CN"/>
        </w:rPr>
        <w:t>上层</w:t>
      </w:r>
      <w:r w:rsidR="00E43F4A">
        <w:rPr>
          <w:rFonts w:hint="eastAsia"/>
          <w:lang w:eastAsia="zh-CN"/>
        </w:rPr>
        <w:t>150m平均海洋</w:t>
      </w:r>
      <w:r w:rsidR="00E43F4A">
        <w:rPr>
          <w:lang w:eastAsia="zh-CN"/>
        </w:rPr>
        <w:t>温度</w:t>
      </w:r>
      <w:r w:rsidR="00656232">
        <w:rPr>
          <w:rFonts w:hint="eastAsia"/>
          <w:lang w:eastAsia="zh-CN"/>
        </w:rPr>
        <w:t>较早呈现明显的变化趋势，且在模拟</w:t>
      </w:r>
      <w:r w:rsidR="00E43F4A">
        <w:rPr>
          <w:rFonts w:hint="eastAsia"/>
          <w:lang w:eastAsia="zh-CN"/>
        </w:rPr>
        <w:t>末期信号变化范围最广</w:t>
      </w:r>
      <w:r w:rsidR="00E43F4A">
        <w:rPr>
          <w:lang w:eastAsia="zh-CN"/>
        </w:rPr>
        <w:t>。</w:t>
      </w:r>
      <w:r w:rsidR="00D27460">
        <w:rPr>
          <w:rFonts w:hint="eastAsia"/>
          <w:lang w:eastAsia="zh-CN"/>
        </w:rPr>
        <w:t>而营养盐则表现出更强的区域差异性及自然变率</w:t>
      </w:r>
      <w:r w:rsidR="00932CC2">
        <w:rPr>
          <w:rFonts w:hint="eastAsia"/>
          <w:lang w:eastAsia="zh-CN"/>
        </w:rPr>
        <w:t>（图3</w:t>
      </w:r>
      <w:r w:rsidR="00932CC2">
        <w:rPr>
          <w:lang w:eastAsia="zh-CN"/>
        </w:rPr>
        <w:t>-1</w:t>
      </w:r>
      <w:r w:rsidR="00932CC2">
        <w:rPr>
          <w:rFonts w:hint="eastAsia"/>
          <w:lang w:eastAsia="zh-CN"/>
        </w:rPr>
        <w:t>和图3</w:t>
      </w:r>
      <w:r w:rsidR="00932CC2">
        <w:rPr>
          <w:lang w:eastAsia="zh-CN"/>
        </w:rPr>
        <w:t>-2</w:t>
      </w:r>
      <w:r w:rsidR="00932CC2">
        <w:rPr>
          <w:rFonts w:hint="eastAsia"/>
          <w:lang w:eastAsia="zh-CN"/>
        </w:rPr>
        <w:t>）</w:t>
      </w:r>
      <w:r w:rsidR="00D27460">
        <w:rPr>
          <w:rFonts w:hint="eastAsia"/>
          <w:lang w:eastAsia="zh-CN"/>
        </w:rPr>
        <w:t>。</w:t>
      </w:r>
    </w:p>
    <w:p w14:paraId="2B29008C" w14:textId="0DC299F1" w:rsidR="00C55882" w:rsidRDefault="000E0250" w:rsidP="00A92A6A">
      <w:pPr>
        <w:spacing w:after="0" w:line="360" w:lineRule="auto"/>
        <w:ind w:firstLine="420"/>
        <w:rPr>
          <w:lang w:eastAsia="zh-CN"/>
        </w:rPr>
      </w:pPr>
      <w:r w:rsidRPr="000E0250">
        <w:rPr>
          <w:lang w:eastAsia="zh-CN"/>
        </w:rPr>
        <w:t>从全球平均时间序列看，上层150m平均海洋温度</w:t>
      </w:r>
      <w:r>
        <w:rPr>
          <w:rFonts w:hint="eastAsia"/>
          <w:lang w:eastAsia="zh-CN"/>
        </w:rPr>
        <w:t>约</w:t>
      </w:r>
      <w:r w:rsidRPr="000E0250">
        <w:rPr>
          <w:lang w:eastAsia="zh-CN"/>
        </w:rPr>
        <w:t>在1990年</w:t>
      </w:r>
      <w:r>
        <w:rPr>
          <w:rFonts w:hint="eastAsia"/>
          <w:lang w:eastAsia="zh-CN"/>
        </w:rPr>
        <w:t>即</w:t>
      </w:r>
      <w:r w:rsidRPr="000E0250">
        <w:rPr>
          <w:lang w:eastAsia="zh-CN"/>
        </w:rPr>
        <w:t>超出历史自然变率范围，并形成稳定升温趋势。</w:t>
      </w:r>
      <w:r>
        <w:rPr>
          <w:rFonts w:hint="eastAsia"/>
          <w:lang w:eastAsia="zh-CN"/>
        </w:rPr>
        <w:t>这与海洋吸收了绝大部分人为源因素导致的额外热量有关。</w:t>
      </w:r>
      <w:r w:rsidR="00E43F4A">
        <w:rPr>
          <w:rFonts w:hint="eastAsia"/>
          <w:lang w:eastAsia="zh-CN"/>
        </w:rPr>
        <w:t>从空间格局上看，秘鲁-智利上升流附近</w:t>
      </w:r>
      <w:r w:rsidR="000D4786">
        <w:rPr>
          <w:rFonts w:hint="eastAsia"/>
          <w:lang w:eastAsia="zh-CN"/>
        </w:rPr>
        <w:t>、澳大利亚以东、黑潮和</w:t>
      </w:r>
      <w:r w:rsidR="00E43F4A">
        <w:rPr>
          <w:rFonts w:hint="eastAsia"/>
          <w:lang w:eastAsia="zh-CN"/>
        </w:rPr>
        <w:t>印度洋</w:t>
      </w:r>
      <w:r w:rsidR="000D4786">
        <w:rPr>
          <w:rFonts w:hint="eastAsia"/>
          <w:lang w:eastAsia="zh-CN"/>
        </w:rPr>
        <w:t>海区</w:t>
      </w:r>
      <w:r w:rsidR="00E43F4A">
        <w:rPr>
          <w:rFonts w:hint="eastAsia"/>
          <w:lang w:eastAsia="zh-CN"/>
        </w:rPr>
        <w:t>出现的升温信号最强烈，只有北大西洋高纬的深水形成区出现降温信号</w:t>
      </w:r>
      <w:r>
        <w:rPr>
          <w:rFonts w:hint="eastAsia"/>
          <w:lang w:eastAsia="zh-CN"/>
        </w:rPr>
        <w:t>。这是因为</w:t>
      </w:r>
      <w:r w:rsidR="00E43F4A">
        <w:rPr>
          <w:rFonts w:hint="eastAsia"/>
          <w:lang w:eastAsia="zh-CN"/>
        </w:rPr>
        <w:t>大西洋经向翻转流</w:t>
      </w:r>
      <w:r>
        <w:rPr>
          <w:rFonts w:hint="eastAsia"/>
          <w:lang w:eastAsia="zh-CN"/>
        </w:rPr>
        <w:t>将</w:t>
      </w:r>
      <w:r w:rsidR="00E43F4A">
        <w:rPr>
          <w:rFonts w:hint="eastAsia"/>
          <w:lang w:eastAsia="zh-CN"/>
        </w:rPr>
        <w:t>在21世纪末出现明显减弱，</w:t>
      </w:r>
      <w:r>
        <w:rPr>
          <w:rFonts w:hint="eastAsia"/>
          <w:lang w:eastAsia="zh-CN"/>
        </w:rPr>
        <w:t>从而减少从</w:t>
      </w:r>
      <w:r w:rsidR="000D4786">
        <w:rPr>
          <w:rFonts w:hint="eastAsia"/>
          <w:lang w:eastAsia="zh-CN"/>
        </w:rPr>
        <w:t>热带地区</w:t>
      </w:r>
      <w:r w:rsidR="00D15B08">
        <w:rPr>
          <w:rFonts w:hint="eastAsia"/>
          <w:lang w:eastAsia="zh-CN"/>
        </w:rPr>
        <w:t>向</w:t>
      </w:r>
      <w:r w:rsidR="000D4786">
        <w:rPr>
          <w:rFonts w:hint="eastAsia"/>
          <w:lang w:eastAsia="zh-CN"/>
        </w:rPr>
        <w:t>北大西洋的</w:t>
      </w:r>
      <w:r w:rsidR="00D15B08">
        <w:rPr>
          <w:rFonts w:hint="eastAsia"/>
          <w:lang w:eastAsia="zh-CN"/>
        </w:rPr>
        <w:t>热量</w:t>
      </w:r>
      <w:r w:rsidR="000D4786">
        <w:rPr>
          <w:rFonts w:hint="eastAsia"/>
          <w:lang w:eastAsia="zh-CN"/>
        </w:rPr>
        <w:t>输送</w:t>
      </w:r>
      <w:r w:rsidR="00CD359F">
        <w:rPr>
          <w:lang w:eastAsia="zh-CN"/>
        </w:rPr>
        <w:fldChar w:fldCharType="begin">
          <w:fldData xml:space="preserve">PEVuZE5vdGU+PENpdGU+PEF1dGhvcj5DYWVzYXI8L0F1dGhvcj48WWVhcj4yMDE4PC9ZZWFyPjxS
ZWNOdW0+MTIwPC9SZWNOdW0+PERpc3BsYXlUZXh0PjxzdHlsZSBmYWNlPSJzdXBlcnNjcmlwdCI+
WzIyXTwvc3R5bGU+PC9EaXNwbGF5VGV4dD48cmVjb3JkPjxyZWMtbnVtYmVyPjEyMDwvcmVjLW51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0C6F80">
        <w:rPr>
          <w:lang w:eastAsia="zh-CN"/>
        </w:rPr>
        <w:instrText xml:space="preserve"> ADDIN EN.CITE </w:instrText>
      </w:r>
      <w:r w:rsidR="000C6F80">
        <w:rPr>
          <w:lang w:eastAsia="zh-CN"/>
        </w:rPr>
        <w:fldChar w:fldCharType="begin">
          <w:fldData xml:space="preserve">PEVuZE5vdGU+PENpdGU+PEF1dGhvcj5DYWVzYXI8L0F1dGhvcj48WWVhcj4yMDE4PC9ZZWFyPjxS
ZWNOdW0+MTIwPC9SZWNOdW0+PERpc3BsYXlUZXh0PjxzdHlsZSBmYWNlPSJzdXBlcnNjcmlwdCI+
WzIyXTwvc3R5bGU+PC9EaXNwbGF5VGV4dD48cmVjb3JkPjxyZWMtbnVtYmVyPjEyMDwvcmVjLW51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0C6F80">
        <w:rPr>
          <w:lang w:eastAsia="zh-CN"/>
        </w:rPr>
        <w:instrText xml:space="preserve"> ADDIN EN.CITE.DATA </w:instrText>
      </w:r>
      <w:r w:rsidR="000C6F80">
        <w:rPr>
          <w:lang w:eastAsia="zh-CN"/>
        </w:rPr>
      </w:r>
      <w:r w:rsidR="000C6F80">
        <w:rPr>
          <w:lang w:eastAsia="zh-CN"/>
        </w:rPr>
        <w:fldChar w:fldCharType="end"/>
      </w:r>
      <w:r w:rsidR="00CD359F">
        <w:rPr>
          <w:lang w:eastAsia="zh-CN"/>
        </w:rPr>
      </w:r>
      <w:r w:rsidR="00CD359F">
        <w:rPr>
          <w:lang w:eastAsia="zh-CN"/>
        </w:rPr>
        <w:fldChar w:fldCharType="separate"/>
      </w:r>
      <w:r w:rsidR="000C6F80" w:rsidRPr="000C6F80">
        <w:rPr>
          <w:noProof/>
          <w:vertAlign w:val="superscript"/>
          <w:lang w:eastAsia="zh-CN"/>
        </w:rPr>
        <w:t>[22]</w:t>
      </w:r>
      <w:r w:rsidR="00CD359F">
        <w:rPr>
          <w:lang w:eastAsia="zh-CN"/>
        </w:rPr>
        <w:fldChar w:fldCharType="end"/>
      </w:r>
      <w:r w:rsidR="000D4786">
        <w:rPr>
          <w:rFonts w:hint="eastAsia"/>
          <w:lang w:eastAsia="zh-CN"/>
        </w:rPr>
        <w:t>。</w:t>
      </w:r>
      <w:r w:rsidR="00A92A6A">
        <w:rPr>
          <w:rFonts w:hint="eastAsia"/>
          <w:lang w:eastAsia="zh-CN"/>
        </w:rPr>
        <w:t>相比之下，</w:t>
      </w:r>
      <w:r w:rsidR="00E43F4A">
        <w:rPr>
          <w:lang w:eastAsia="zh-CN"/>
        </w:rPr>
        <w:t>底层</w:t>
      </w:r>
      <w:r w:rsidR="006F53CA">
        <w:rPr>
          <w:rFonts w:hint="eastAsia"/>
          <w:lang w:eastAsia="zh-CN"/>
        </w:rPr>
        <w:t>升温</w:t>
      </w:r>
      <w:r w:rsidR="000D4786">
        <w:rPr>
          <w:rFonts w:hint="eastAsia"/>
          <w:lang w:eastAsia="zh-CN"/>
        </w:rPr>
        <w:t>信号</w:t>
      </w:r>
      <w:r w:rsidR="00E43F4A">
        <w:rPr>
          <w:lang w:eastAsia="zh-CN"/>
        </w:rPr>
        <w:t>主要沿</w:t>
      </w:r>
      <w:r w:rsidR="000D4786">
        <w:rPr>
          <w:rFonts w:hint="eastAsia"/>
          <w:lang w:eastAsia="zh-CN"/>
        </w:rPr>
        <w:t>大西洋沿岸</w:t>
      </w:r>
      <w:r w:rsidR="00E43F4A">
        <w:rPr>
          <w:lang w:eastAsia="zh-CN"/>
        </w:rPr>
        <w:t>、南极大陆架外缘、北</w:t>
      </w:r>
      <w:r w:rsidR="002B2DA4">
        <w:rPr>
          <w:rFonts w:hint="eastAsia"/>
          <w:lang w:eastAsia="zh-CN"/>
        </w:rPr>
        <w:t>平</w:t>
      </w:r>
      <w:r w:rsidR="00E43F4A">
        <w:rPr>
          <w:lang w:eastAsia="zh-CN"/>
        </w:rPr>
        <w:t>洋边缘海以及</w:t>
      </w:r>
      <w:r w:rsidR="002B2DA4">
        <w:rPr>
          <w:rFonts w:hint="eastAsia"/>
          <w:lang w:eastAsia="zh-CN"/>
        </w:rPr>
        <w:t>太平洋</w:t>
      </w:r>
      <w:r w:rsidR="000D4786">
        <w:rPr>
          <w:rFonts w:hint="eastAsia"/>
          <w:lang w:eastAsia="zh-CN"/>
        </w:rPr>
        <w:t>西部沿岸</w:t>
      </w:r>
      <w:r w:rsidR="006F53CA">
        <w:rPr>
          <w:rFonts w:hint="eastAsia"/>
          <w:lang w:eastAsia="zh-CN"/>
        </w:rPr>
        <w:t>，在开阔</w:t>
      </w:r>
      <w:r w:rsidR="00A92A6A">
        <w:rPr>
          <w:rFonts w:hint="eastAsia"/>
          <w:lang w:eastAsia="zh-CN"/>
        </w:rPr>
        <w:t>深海盆区变化明显较弱。</w:t>
      </w:r>
      <w:r w:rsidR="006F53CA">
        <w:rPr>
          <w:rFonts w:hint="eastAsia"/>
          <w:lang w:eastAsia="zh-CN"/>
        </w:rPr>
        <w:t>这</w:t>
      </w:r>
      <w:r w:rsidR="00A92A6A">
        <w:rPr>
          <w:rFonts w:hint="eastAsia"/>
          <w:lang w:eastAsia="zh-CN"/>
        </w:rPr>
        <w:t>种差异主要与水深和热量交换机制有关。</w:t>
      </w:r>
      <w:r w:rsidR="006F53CA">
        <w:rPr>
          <w:rFonts w:hint="eastAsia"/>
          <w:lang w:eastAsia="zh-CN"/>
        </w:rPr>
        <w:t>近岸水体的水深较</w:t>
      </w:r>
      <w:r w:rsidR="0017130E">
        <w:rPr>
          <w:rFonts w:hint="eastAsia"/>
          <w:lang w:eastAsia="zh-CN"/>
        </w:rPr>
        <w:t>浅</w:t>
      </w:r>
      <w:r w:rsidR="00C55882">
        <w:rPr>
          <w:rFonts w:hint="eastAsia"/>
          <w:lang w:eastAsia="zh-CN"/>
        </w:rPr>
        <w:t>、层化较弱，</w:t>
      </w:r>
      <w:r w:rsidR="006F53CA">
        <w:rPr>
          <w:rFonts w:hint="eastAsia"/>
          <w:lang w:eastAsia="zh-CN"/>
        </w:rPr>
        <w:t>表层</w:t>
      </w:r>
      <w:r w:rsidR="00C55882">
        <w:rPr>
          <w:rFonts w:hint="eastAsia"/>
          <w:lang w:eastAsia="zh-CN"/>
        </w:rPr>
        <w:t>热量更容易向</w:t>
      </w:r>
      <w:r w:rsidR="006F53CA">
        <w:rPr>
          <w:rFonts w:hint="eastAsia"/>
          <w:lang w:eastAsia="zh-CN"/>
        </w:rPr>
        <w:t>底层</w:t>
      </w:r>
      <w:r w:rsidR="00C55882">
        <w:rPr>
          <w:rFonts w:hint="eastAsia"/>
          <w:lang w:eastAsia="zh-CN"/>
        </w:rPr>
        <w:t>传输；</w:t>
      </w:r>
      <w:r w:rsidR="006F53CA">
        <w:rPr>
          <w:rFonts w:hint="eastAsia"/>
          <w:lang w:eastAsia="zh-CN"/>
        </w:rPr>
        <w:t>而开阔大洋</w:t>
      </w:r>
      <w:r w:rsidR="00C55882">
        <w:rPr>
          <w:rFonts w:hint="eastAsia"/>
          <w:lang w:eastAsia="zh-CN"/>
        </w:rPr>
        <w:t>深海区热量</w:t>
      </w:r>
      <w:r w:rsidR="006F53CA">
        <w:rPr>
          <w:rFonts w:hint="eastAsia"/>
          <w:lang w:eastAsia="zh-CN"/>
        </w:rPr>
        <w:t>交换</w:t>
      </w:r>
      <w:r w:rsidR="00C55882">
        <w:rPr>
          <w:rFonts w:hint="eastAsia"/>
          <w:lang w:eastAsia="zh-CN"/>
        </w:rPr>
        <w:t>主要依赖深层</w:t>
      </w:r>
      <w:r w:rsidR="006F53CA">
        <w:rPr>
          <w:rFonts w:hint="eastAsia"/>
          <w:lang w:eastAsia="zh-CN"/>
        </w:rPr>
        <w:t>环流</w:t>
      </w:r>
      <w:r w:rsidR="00C55882">
        <w:rPr>
          <w:rFonts w:hint="eastAsia"/>
          <w:lang w:eastAsia="zh-CN"/>
        </w:rPr>
        <w:t>和水团更新，其响应时间明显更迟</w:t>
      </w:r>
      <w:r w:rsidR="006F53CA">
        <w:rPr>
          <w:rFonts w:hint="eastAsia"/>
          <w:lang w:eastAsia="zh-CN"/>
        </w:rPr>
        <w:t>。</w:t>
      </w:r>
    </w:p>
    <w:p w14:paraId="0D65AD6C" w14:textId="70093212" w:rsidR="00406ED5" w:rsidRDefault="00497F75" w:rsidP="00A92A6A">
      <w:pPr>
        <w:spacing w:after="0" w:line="360" w:lineRule="auto"/>
        <w:ind w:firstLine="420"/>
        <w:rPr>
          <w:lang w:eastAsia="zh-CN"/>
        </w:rPr>
      </w:pPr>
      <w:r>
        <w:rPr>
          <w:rFonts w:hint="eastAsia"/>
          <w:lang w:eastAsia="zh-CN"/>
        </w:rPr>
        <w:t>相较于温度变量，营养盐分布的变化受到</w:t>
      </w:r>
      <w:r w:rsidR="0021565D">
        <w:rPr>
          <w:rFonts w:hint="eastAsia"/>
          <w:lang w:eastAsia="zh-CN"/>
        </w:rPr>
        <w:t>交换混合</w:t>
      </w:r>
      <w:r>
        <w:rPr>
          <w:rFonts w:hint="eastAsia"/>
          <w:lang w:eastAsia="zh-CN"/>
        </w:rPr>
        <w:t>、再矿化及浮游植物利用的共同影响，因此空间异质性更加显著。</w:t>
      </w:r>
      <w:r w:rsidR="006F53CA">
        <w:rPr>
          <w:rFonts w:hint="eastAsia"/>
          <w:lang w:eastAsia="zh-CN"/>
        </w:rPr>
        <w:t>上层150m平均</w:t>
      </w:r>
      <w:r w:rsidR="00E43F4A">
        <w:rPr>
          <w:lang w:eastAsia="zh-CN"/>
        </w:rPr>
        <w:t>硝酸盐</w:t>
      </w:r>
      <w:r w:rsidR="006F53CA">
        <w:rPr>
          <w:rFonts w:hint="eastAsia"/>
          <w:lang w:eastAsia="zh-CN"/>
        </w:rPr>
        <w:t>浓度</w:t>
      </w:r>
      <w:r w:rsidR="002B2DA4">
        <w:rPr>
          <w:rFonts w:hint="eastAsia"/>
          <w:lang w:eastAsia="zh-CN"/>
        </w:rPr>
        <w:t>的</w:t>
      </w:r>
      <w:r w:rsidR="006F53CA">
        <w:rPr>
          <w:rFonts w:hint="eastAsia"/>
          <w:lang w:eastAsia="zh-CN"/>
        </w:rPr>
        <w:t>全球年平均</w:t>
      </w:r>
      <w:r w:rsidR="002B2DA4">
        <w:rPr>
          <w:rFonts w:hint="eastAsia"/>
          <w:lang w:eastAsia="zh-CN"/>
        </w:rPr>
        <w:t>时间序列在20</w:t>
      </w:r>
      <w:r w:rsidR="006F53CA">
        <w:rPr>
          <w:rFonts w:hint="eastAsia"/>
          <w:lang w:eastAsia="zh-CN"/>
        </w:rPr>
        <w:t>3</w:t>
      </w:r>
      <w:r w:rsidR="002B2DA4">
        <w:rPr>
          <w:rFonts w:hint="eastAsia"/>
          <w:lang w:eastAsia="zh-CN"/>
        </w:rPr>
        <w:t>0年后</w:t>
      </w:r>
      <w:r w:rsidR="006F53CA">
        <w:rPr>
          <w:rFonts w:hint="eastAsia"/>
          <w:lang w:eastAsia="zh-CN"/>
        </w:rPr>
        <w:t>偏离自然变率</w:t>
      </w:r>
      <w:r w:rsidR="002B2DA4">
        <w:rPr>
          <w:rFonts w:hint="eastAsia"/>
          <w:lang w:eastAsia="zh-CN"/>
        </w:rPr>
        <w:t>，</w:t>
      </w:r>
      <w:r>
        <w:rPr>
          <w:rFonts w:hint="eastAsia"/>
          <w:lang w:eastAsia="zh-CN"/>
        </w:rPr>
        <w:t>表现</w:t>
      </w:r>
      <w:r w:rsidR="006F53CA">
        <w:rPr>
          <w:rFonts w:hint="eastAsia"/>
          <w:lang w:eastAsia="zh-CN"/>
        </w:rPr>
        <w:t>明显</w:t>
      </w:r>
      <w:r>
        <w:rPr>
          <w:rFonts w:hint="eastAsia"/>
          <w:lang w:eastAsia="zh-CN"/>
        </w:rPr>
        <w:t>的</w:t>
      </w:r>
      <w:r w:rsidR="006F53CA">
        <w:rPr>
          <w:rFonts w:hint="eastAsia"/>
          <w:lang w:eastAsia="zh-CN"/>
        </w:rPr>
        <w:t>下降趋势</w:t>
      </w:r>
      <w:r w:rsidR="004C37A1">
        <w:rPr>
          <w:rFonts w:hint="eastAsia"/>
          <w:lang w:eastAsia="zh-CN"/>
        </w:rPr>
        <w:t>。</w:t>
      </w:r>
      <w:r w:rsidR="0021565D" w:rsidRPr="0021565D">
        <w:rPr>
          <w:lang w:eastAsia="zh-CN"/>
        </w:rPr>
        <w:t>该结果与全球变暖背景下海洋层化增强的理论预期一致。</w:t>
      </w:r>
      <w:r w:rsidR="0021565D">
        <w:rPr>
          <w:rFonts w:hint="eastAsia"/>
          <w:lang w:eastAsia="zh-CN"/>
        </w:rPr>
        <w:t>在空间格局上，模拟</w:t>
      </w:r>
      <w:r w:rsidR="00E43F4A">
        <w:rPr>
          <w:lang w:eastAsia="zh-CN"/>
        </w:rPr>
        <w:t>末期</w:t>
      </w:r>
      <w:r w:rsidR="002B2DA4">
        <w:rPr>
          <w:rFonts w:hint="eastAsia"/>
          <w:lang w:eastAsia="zh-CN"/>
        </w:rPr>
        <w:t>赤道太平洋</w:t>
      </w:r>
      <w:r w:rsidR="004C37A1">
        <w:rPr>
          <w:rFonts w:hint="eastAsia"/>
          <w:lang w:eastAsia="zh-CN"/>
        </w:rPr>
        <w:t>东部</w:t>
      </w:r>
      <w:r w:rsidR="00E43F4A">
        <w:rPr>
          <w:lang w:eastAsia="zh-CN"/>
        </w:rPr>
        <w:t>、北大西洋</w:t>
      </w:r>
      <w:r w:rsidR="004C37A1">
        <w:rPr>
          <w:rFonts w:hint="eastAsia"/>
          <w:lang w:eastAsia="zh-CN"/>
        </w:rPr>
        <w:t>深水形成区</w:t>
      </w:r>
      <w:r w:rsidR="00E43F4A">
        <w:rPr>
          <w:lang w:eastAsia="zh-CN"/>
        </w:rPr>
        <w:t>、南大洋局地带状区域以及</w:t>
      </w:r>
      <w:r w:rsidR="002B2DA4">
        <w:rPr>
          <w:rFonts w:hint="eastAsia"/>
          <w:lang w:eastAsia="zh-CN"/>
        </w:rPr>
        <w:t>北冰洋</w:t>
      </w:r>
      <w:r w:rsidR="0021565D">
        <w:rPr>
          <w:rFonts w:hint="eastAsia"/>
          <w:lang w:eastAsia="zh-CN"/>
        </w:rPr>
        <w:t>上层硝酸盐浓度降低。</w:t>
      </w:r>
      <w:r w:rsidR="00253115" w:rsidRPr="00253115">
        <w:rPr>
          <w:lang w:eastAsia="zh-CN"/>
        </w:rPr>
        <w:t>这说明营养盐变化不仅受层化控制，还受到区域氮循环和</w:t>
      </w:r>
      <w:r w:rsidR="00253115">
        <w:rPr>
          <w:rFonts w:hint="eastAsia"/>
          <w:lang w:eastAsia="zh-CN"/>
        </w:rPr>
        <w:t>生物</w:t>
      </w:r>
      <w:r w:rsidR="00253115" w:rsidRPr="00253115">
        <w:rPr>
          <w:lang w:eastAsia="zh-CN"/>
        </w:rPr>
        <w:t>过程影响</w:t>
      </w:r>
      <w:r w:rsidR="00ED1566">
        <w:rPr>
          <w:rFonts w:hint="eastAsia"/>
          <w:lang w:eastAsia="zh-CN"/>
        </w:rPr>
        <w:t>。</w:t>
      </w:r>
      <w:r w:rsidR="00C547CD" w:rsidRPr="00C547CD">
        <w:rPr>
          <w:lang w:eastAsia="zh-CN"/>
        </w:rPr>
        <w:t>硅酸盐浓度变化</w:t>
      </w:r>
      <w:r w:rsidR="00C547CD">
        <w:rPr>
          <w:rFonts w:hint="eastAsia"/>
          <w:lang w:eastAsia="zh-CN"/>
        </w:rPr>
        <w:t>与硝酸盐相似，但</w:t>
      </w:r>
      <w:r w:rsidR="00C547CD" w:rsidRPr="00C547CD">
        <w:rPr>
          <w:rFonts w:hint="eastAsia"/>
          <w:lang w:eastAsia="zh-CN"/>
        </w:rPr>
        <w:t>更</w:t>
      </w:r>
      <w:r w:rsidR="00C547CD" w:rsidRPr="00C547CD">
        <w:rPr>
          <w:lang w:eastAsia="zh-CN"/>
        </w:rPr>
        <w:t>明显地体现出高纬海洋结构变化特征。</w:t>
      </w:r>
      <w:r w:rsidR="008427A4">
        <w:rPr>
          <w:rFonts w:hint="eastAsia"/>
          <w:lang w:eastAsia="zh-CN"/>
        </w:rPr>
        <w:t>上层150m平均</w:t>
      </w:r>
      <w:r w:rsidR="00E43F4A">
        <w:rPr>
          <w:lang w:eastAsia="zh-CN"/>
        </w:rPr>
        <w:t>硅酸盐</w:t>
      </w:r>
      <w:r w:rsidR="008427A4">
        <w:rPr>
          <w:rFonts w:hint="eastAsia"/>
          <w:lang w:eastAsia="zh-CN"/>
        </w:rPr>
        <w:t>浓度</w:t>
      </w:r>
      <w:r w:rsidR="002B2DA4">
        <w:rPr>
          <w:rFonts w:hint="eastAsia"/>
          <w:lang w:eastAsia="zh-CN"/>
        </w:rPr>
        <w:t>的时间序列在1980年后</w:t>
      </w:r>
      <w:r w:rsidR="008427A4">
        <w:rPr>
          <w:rFonts w:hint="eastAsia"/>
          <w:lang w:eastAsia="zh-CN"/>
        </w:rPr>
        <w:t>偏离自然变率，</w:t>
      </w:r>
      <w:r w:rsidR="00C547CD">
        <w:rPr>
          <w:rFonts w:hint="eastAsia"/>
          <w:lang w:eastAsia="zh-CN"/>
        </w:rPr>
        <w:t>全球总体呈</w:t>
      </w:r>
      <w:r w:rsidR="002B2DA4">
        <w:rPr>
          <w:rFonts w:hint="eastAsia"/>
          <w:lang w:eastAsia="zh-CN"/>
        </w:rPr>
        <w:t>现明显下降趋势，</w:t>
      </w:r>
      <w:r w:rsidR="00C547CD">
        <w:rPr>
          <w:rFonts w:hint="eastAsia"/>
          <w:lang w:eastAsia="zh-CN"/>
        </w:rPr>
        <w:t>其中</w:t>
      </w:r>
      <w:r w:rsidR="00E43F4A">
        <w:rPr>
          <w:lang w:eastAsia="zh-CN"/>
        </w:rPr>
        <w:t>南大洋绕极流</w:t>
      </w:r>
      <w:r w:rsidR="00C547CD">
        <w:rPr>
          <w:rFonts w:hint="eastAsia"/>
          <w:lang w:eastAsia="zh-CN"/>
        </w:rPr>
        <w:t>区域浓度显著</w:t>
      </w:r>
      <w:r w:rsidR="00CD44CA">
        <w:rPr>
          <w:rFonts w:hint="eastAsia"/>
          <w:lang w:eastAsia="zh-CN"/>
        </w:rPr>
        <w:t>减少，北冰洋</w:t>
      </w:r>
      <w:r w:rsidR="00E43F4A">
        <w:rPr>
          <w:lang w:eastAsia="zh-CN"/>
        </w:rPr>
        <w:t>、北大西洋高纬</w:t>
      </w:r>
      <w:r w:rsidR="00C547CD">
        <w:rPr>
          <w:rFonts w:hint="eastAsia"/>
          <w:lang w:eastAsia="zh-CN"/>
        </w:rPr>
        <w:t>海域</w:t>
      </w:r>
      <w:r w:rsidR="00CD44CA">
        <w:rPr>
          <w:rFonts w:hint="eastAsia"/>
          <w:lang w:eastAsia="zh-CN"/>
        </w:rPr>
        <w:t>也有减少信号</w:t>
      </w:r>
      <w:r w:rsidR="008427A4">
        <w:rPr>
          <w:rFonts w:hint="eastAsia"/>
          <w:lang w:eastAsia="zh-CN"/>
        </w:rPr>
        <w:t>，</w:t>
      </w:r>
      <w:r w:rsidR="00C547CD">
        <w:rPr>
          <w:rFonts w:hint="eastAsia"/>
          <w:lang w:eastAsia="zh-CN"/>
        </w:rPr>
        <w:t>其变化格局可能与硅藻生长分布形成互馈关系</w:t>
      </w:r>
      <w:r w:rsidR="00CD44CA">
        <w:rPr>
          <w:rFonts w:hint="eastAsia"/>
          <w:lang w:eastAsia="zh-CN"/>
        </w:rPr>
        <w:t>。</w:t>
      </w:r>
      <w:r w:rsidR="00F54973" w:rsidRPr="00F54973">
        <w:rPr>
          <w:lang w:eastAsia="zh-CN"/>
        </w:rPr>
        <w:t>相比硝酸盐和硅酸盐，铁浓度并未表现出明显统一的全球趋势，其</w:t>
      </w:r>
      <w:r w:rsidR="00F54973">
        <w:rPr>
          <w:rFonts w:hint="eastAsia"/>
          <w:lang w:eastAsia="zh-CN"/>
        </w:rPr>
        <w:t>上层150m平均浓度</w:t>
      </w:r>
      <w:r w:rsidR="00F54973" w:rsidRPr="00F54973">
        <w:rPr>
          <w:lang w:eastAsia="zh-CN"/>
        </w:rPr>
        <w:t>时间序列呈现较强波动性。</w:t>
      </w:r>
      <w:r w:rsidR="00F54973">
        <w:rPr>
          <w:rFonts w:hint="eastAsia"/>
          <w:lang w:eastAsia="zh-CN"/>
        </w:rPr>
        <w:t>从</w:t>
      </w:r>
      <w:r w:rsidR="00CD44CA">
        <w:rPr>
          <w:rFonts w:hint="eastAsia"/>
          <w:lang w:eastAsia="zh-CN"/>
        </w:rPr>
        <w:t>空间格局</w:t>
      </w:r>
      <w:r w:rsidR="008427A4">
        <w:rPr>
          <w:rFonts w:hint="eastAsia"/>
          <w:lang w:eastAsia="zh-CN"/>
        </w:rPr>
        <w:t>来看</w:t>
      </w:r>
      <w:r w:rsidR="00CD44CA">
        <w:rPr>
          <w:rFonts w:hint="eastAsia"/>
          <w:lang w:eastAsia="zh-CN"/>
        </w:rPr>
        <w:t>，</w:t>
      </w:r>
      <w:r w:rsidR="001D2D07">
        <w:rPr>
          <w:rFonts w:hint="eastAsia"/>
          <w:lang w:eastAsia="zh-CN"/>
        </w:rPr>
        <w:t>南</w:t>
      </w:r>
      <w:r w:rsidR="001D2D07">
        <w:rPr>
          <w:rFonts w:hint="eastAsia"/>
          <w:lang w:eastAsia="zh-CN"/>
        </w:rPr>
        <w:lastRenderedPageBreak/>
        <w:t>大洋</w:t>
      </w:r>
      <w:r w:rsidR="00E43F4A">
        <w:rPr>
          <w:lang w:eastAsia="zh-CN"/>
        </w:rPr>
        <w:t>、赤道太平洋</w:t>
      </w:r>
      <w:r w:rsidR="00CD44CA">
        <w:rPr>
          <w:rFonts w:hint="eastAsia"/>
          <w:lang w:eastAsia="zh-CN"/>
        </w:rPr>
        <w:t>、南大西洋</w:t>
      </w:r>
      <w:r w:rsidR="001D2D07">
        <w:rPr>
          <w:rFonts w:hint="eastAsia"/>
          <w:lang w:eastAsia="zh-CN"/>
        </w:rPr>
        <w:t>及亚北极太平洋</w:t>
      </w:r>
      <w:r w:rsidR="00CD44CA">
        <w:rPr>
          <w:rFonts w:hint="eastAsia"/>
          <w:lang w:eastAsia="zh-CN"/>
        </w:rPr>
        <w:t>出现增强信号，而北冰洋、北大西洋和印度洋北部出现减少信号</w:t>
      </w:r>
      <w:r w:rsidR="008427A4">
        <w:rPr>
          <w:rFonts w:hint="eastAsia"/>
          <w:lang w:eastAsia="zh-CN"/>
        </w:rPr>
        <w:t>，区域的抵消效应导致全球年平均时间序列出现上下波动。</w:t>
      </w:r>
      <w:r w:rsidR="00E1142F">
        <w:rPr>
          <w:rFonts w:hint="eastAsia"/>
          <w:lang w:eastAsia="zh-CN"/>
        </w:rPr>
        <w:t>赤道太平洋、南大西洋</w:t>
      </w:r>
      <w:r w:rsidR="00C01E23">
        <w:rPr>
          <w:rFonts w:hint="eastAsia"/>
          <w:lang w:eastAsia="zh-CN"/>
        </w:rPr>
        <w:t>等海域铁浓度上升主要由于层化加强导致浮游植物氮限制增强，进而促使铁形成相对积累</w:t>
      </w:r>
      <w:r w:rsidR="00E43F4A">
        <w:rPr>
          <w:rFonts w:hint="eastAsia"/>
          <w:lang w:eastAsia="zh-CN"/>
        </w:rPr>
        <w:t>，</w:t>
      </w:r>
      <w:r w:rsidR="00E1142F">
        <w:rPr>
          <w:rFonts w:hint="eastAsia"/>
          <w:lang w:eastAsia="zh-CN"/>
        </w:rPr>
        <w:t>而</w:t>
      </w:r>
      <w:r w:rsidR="00670AA0">
        <w:rPr>
          <w:rFonts w:hint="eastAsia"/>
          <w:lang w:eastAsia="zh-CN"/>
        </w:rPr>
        <w:t>南大洋海区</w:t>
      </w:r>
      <w:r w:rsidR="00C01E23">
        <w:rPr>
          <w:rFonts w:hint="eastAsia"/>
          <w:lang w:eastAsia="zh-CN"/>
        </w:rPr>
        <w:t>同时受冰川</w:t>
      </w:r>
      <w:r w:rsidR="00670AA0">
        <w:rPr>
          <w:rFonts w:hint="eastAsia"/>
          <w:lang w:eastAsia="zh-CN"/>
        </w:rPr>
        <w:t>释放输入</w:t>
      </w:r>
      <w:r w:rsidR="00E1142F">
        <w:rPr>
          <w:rFonts w:hint="eastAsia"/>
          <w:lang w:eastAsia="zh-CN"/>
        </w:rPr>
        <w:t>增加</w:t>
      </w:r>
      <w:r w:rsidR="00C01E23">
        <w:rPr>
          <w:rFonts w:hint="eastAsia"/>
          <w:lang w:eastAsia="zh-CN"/>
        </w:rPr>
        <w:t>的影响</w:t>
      </w:r>
      <w:r w:rsidR="001C451C">
        <w:rPr>
          <w:lang w:eastAsia="zh-CN"/>
        </w:rPr>
        <w:fldChar w:fldCharType="begin">
          <w:fldData xml:space="preserve">PEVuZE5vdGU+PENpdGU+PEF1dGhvcj5SYWlzd2VsbDwvQXV0aG9yPjxZZWFyPjIwMDg8L1llYXI+
PFJlY051bT4xMjQ8L1JlY051bT48RGlzcGxheVRleHQ+PHN0eWxlIGZhY2U9InN1cGVyc2NyaXB0
Ij5bMjNdPC9zdHlsZT48L0Rpc3BsYXlUZXh0PjxyZWNvcmQ+PHJlYy1udW1iZXI+MTI0PC9yZWMt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0C6F80">
        <w:rPr>
          <w:lang w:eastAsia="zh-CN"/>
        </w:rPr>
        <w:instrText xml:space="preserve"> ADDIN EN.CITE </w:instrText>
      </w:r>
      <w:r w:rsidR="000C6F80">
        <w:rPr>
          <w:lang w:eastAsia="zh-CN"/>
        </w:rPr>
        <w:fldChar w:fldCharType="begin">
          <w:fldData xml:space="preserve">PEVuZE5vdGU+PENpdGU+PEF1dGhvcj5SYWlzd2VsbDwvQXV0aG9yPjxZZWFyPjIwMDg8L1llYXI+
PFJlY051bT4xMjQ8L1JlY051bT48RGlzcGxheVRleHQ+PHN0eWxlIGZhY2U9InN1cGVyc2NyaXB0
Ij5bMjNdPC9zdHlsZT48L0Rpc3BsYXlUZXh0PjxyZWNvcmQ+PHJlYy1udW1iZXI+MTI0PC9yZWMt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0C6F80">
        <w:rPr>
          <w:lang w:eastAsia="zh-CN"/>
        </w:rPr>
        <w:instrText xml:space="preserve"> ADDIN EN.CITE.DATA </w:instrText>
      </w:r>
      <w:r w:rsidR="000C6F80">
        <w:rPr>
          <w:lang w:eastAsia="zh-CN"/>
        </w:rPr>
      </w:r>
      <w:r w:rsidR="000C6F80">
        <w:rPr>
          <w:lang w:eastAsia="zh-CN"/>
        </w:rPr>
        <w:fldChar w:fldCharType="end"/>
      </w:r>
      <w:r w:rsidR="001C451C">
        <w:rPr>
          <w:lang w:eastAsia="zh-CN"/>
        </w:rPr>
      </w:r>
      <w:r w:rsidR="001C451C">
        <w:rPr>
          <w:lang w:eastAsia="zh-CN"/>
        </w:rPr>
        <w:fldChar w:fldCharType="separate"/>
      </w:r>
      <w:r w:rsidR="000C6F80" w:rsidRPr="000C6F80">
        <w:rPr>
          <w:noProof/>
          <w:vertAlign w:val="superscript"/>
          <w:lang w:eastAsia="zh-CN"/>
        </w:rPr>
        <w:t>[23]</w:t>
      </w:r>
      <w:r w:rsidR="001C451C">
        <w:rPr>
          <w:lang w:eastAsia="zh-CN"/>
        </w:rPr>
        <w:fldChar w:fldCharType="end"/>
      </w:r>
      <w:r w:rsidR="00E1142F">
        <w:rPr>
          <w:rFonts w:hint="eastAsia"/>
          <w:lang w:eastAsia="zh-CN"/>
        </w:rPr>
        <w:t>。</w:t>
      </w:r>
    </w:p>
    <w:p w14:paraId="79CD9A62" w14:textId="67A698B7" w:rsidR="00DA3DA3" w:rsidRDefault="00DA3DA3" w:rsidP="00A92A6A">
      <w:pPr>
        <w:spacing w:after="0" w:line="360" w:lineRule="auto"/>
        <w:ind w:firstLine="420"/>
        <w:rPr>
          <w:lang w:eastAsia="zh-CN"/>
        </w:rPr>
      </w:pPr>
      <w:r>
        <w:rPr>
          <w:rFonts w:hint="eastAsia"/>
          <w:lang w:eastAsia="zh-CN"/>
        </w:rPr>
        <w:t>总体而言，</w:t>
      </w:r>
      <w:r w:rsidR="004F7E1B">
        <w:rPr>
          <w:rFonts w:hint="eastAsia"/>
          <w:lang w:eastAsia="zh-CN"/>
        </w:rPr>
        <w:t>随气候变化</w:t>
      </w:r>
      <w:r>
        <w:rPr>
          <w:rFonts w:hint="eastAsia"/>
          <w:lang w:eastAsia="zh-CN"/>
        </w:rPr>
        <w:t>海洋物理和化学</w:t>
      </w:r>
      <w:r w:rsidRPr="00DA3DA3">
        <w:rPr>
          <w:lang w:eastAsia="zh-CN"/>
        </w:rPr>
        <w:t>环境变量</w:t>
      </w:r>
      <w:r w:rsidR="004F7E1B">
        <w:rPr>
          <w:rFonts w:hint="eastAsia"/>
          <w:lang w:eastAsia="zh-CN"/>
        </w:rPr>
        <w:t>发生的改变</w:t>
      </w:r>
      <w:r w:rsidRPr="00DA3DA3">
        <w:rPr>
          <w:lang w:eastAsia="zh-CN"/>
        </w:rPr>
        <w:t>具有明显差异</w:t>
      </w:r>
      <w:r w:rsidR="004F7E1B">
        <w:rPr>
          <w:rFonts w:hint="eastAsia"/>
          <w:lang w:eastAsia="zh-CN"/>
        </w:rPr>
        <w:t>。这表明受海水温度、营养盐循环与生物地球化学过程共同调控的海洋生态系统必然呈现复杂的、空间差异的响应。</w:t>
      </w:r>
    </w:p>
    <w:p w14:paraId="1AA1CF09" w14:textId="77777777" w:rsidR="00406ED5" w:rsidRDefault="00000000" w:rsidP="00AE4A09">
      <w:pPr>
        <w:keepNext/>
        <w:keepLines/>
        <w:rPr>
          <w:lang w:eastAsia="zh-CN"/>
        </w:rPr>
      </w:pPr>
      <w:r>
        <w:rPr>
          <w:noProof/>
        </w:rPr>
        <w:lastRenderedPageBreak/>
        <w:drawing>
          <wp:anchor distT="0" distB="0" distL="114300" distR="114300" simplePos="0" relativeHeight="251660288" behindDoc="0" locked="0" layoutInCell="1" allowOverlap="1" wp14:anchorId="54B8E08F" wp14:editId="1C6CF1FF">
            <wp:simplePos x="0" y="0"/>
            <wp:positionH relativeFrom="column">
              <wp:posOffset>434340</wp:posOffset>
            </wp:positionH>
            <wp:positionV relativeFrom="paragraph">
              <wp:posOffset>236855</wp:posOffset>
            </wp:positionV>
            <wp:extent cx="5523230" cy="747141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maps_environment.jpg"/>
                    <pic:cNvPicPr/>
                  </pic:nvPicPr>
                  <pic:blipFill>
                    <a:blip r:embed="rId22"/>
                    <a:stretch>
                      <a:fillRect/>
                    </a:stretch>
                  </pic:blipFill>
                  <pic:spPr>
                    <a:xfrm>
                      <a:off x="0" y="0"/>
                      <a:ext cx="5523230" cy="7471410"/>
                    </a:xfrm>
                    <a:prstGeom prst="rect">
                      <a:avLst/>
                    </a:prstGeom>
                  </pic:spPr>
                </pic:pic>
              </a:graphicData>
            </a:graphic>
            <wp14:sizeRelH relativeFrom="margin">
              <wp14:pctWidth>0</wp14:pctWidth>
            </wp14:sizeRelH>
            <wp14:sizeRelV relativeFrom="margin">
              <wp14:pctHeight>0</wp14:pctHeight>
            </wp14:sizeRelV>
          </wp:anchor>
        </w:drawing>
      </w:r>
    </w:p>
    <w:p w14:paraId="07BD5D4C" w14:textId="2B39883C" w:rsidR="002877FC" w:rsidRDefault="00000000" w:rsidP="00AA2168">
      <w:pPr>
        <w:keepLines/>
        <w:spacing w:after="0" w:line="360" w:lineRule="auto"/>
        <w:jc w:val="center"/>
        <w:rPr>
          <w:b/>
          <w:sz w:val="21"/>
          <w:lang w:eastAsia="zh-CN"/>
        </w:rPr>
      </w:pPr>
      <w:r>
        <w:rPr>
          <w:b/>
          <w:sz w:val="21"/>
          <w:lang w:eastAsia="zh-CN"/>
        </w:rPr>
        <w:t>图 3-1 环境变量末期信号变化空间分布</w:t>
      </w:r>
      <w:r w:rsidR="002877FC">
        <w:rPr>
          <w:rFonts w:hint="eastAsia"/>
          <w:b/>
          <w:sz w:val="21"/>
          <w:lang w:eastAsia="zh-CN"/>
        </w:rPr>
        <w:t>图</w:t>
      </w:r>
    </w:p>
    <w:p w14:paraId="4C904D4F" w14:textId="72BBBE7C" w:rsidR="00406ED5" w:rsidRDefault="00000000" w:rsidP="00AA2168">
      <w:pPr>
        <w:keepLines/>
        <w:spacing w:after="0" w:line="360" w:lineRule="auto"/>
        <w:jc w:val="center"/>
        <w:rPr>
          <w:lang w:eastAsia="zh-CN"/>
        </w:rPr>
      </w:pPr>
      <w:commentRangeStart w:id="2"/>
      <w:r>
        <w:rPr>
          <w:b/>
          <w:sz w:val="21"/>
          <w:lang w:eastAsia="zh-CN"/>
        </w:rPr>
        <w:t>图中</w:t>
      </w:r>
      <w:r w:rsidR="002877FC">
        <w:rPr>
          <w:rFonts w:hint="eastAsia"/>
          <w:b/>
          <w:sz w:val="21"/>
          <w:lang w:eastAsia="zh-CN"/>
        </w:rPr>
        <w:t>分别</w:t>
      </w:r>
      <w:r>
        <w:rPr>
          <w:b/>
          <w:sz w:val="21"/>
          <w:lang w:eastAsia="zh-CN"/>
        </w:rPr>
        <w:t>展示上层</w:t>
      </w:r>
      <w:r w:rsidR="0015005D">
        <w:rPr>
          <w:rFonts w:hint="eastAsia"/>
          <w:b/>
          <w:sz w:val="21"/>
          <w:lang w:eastAsia="zh-CN"/>
        </w:rPr>
        <w:t>150m平均海洋</w:t>
      </w:r>
      <w:r>
        <w:rPr>
          <w:b/>
          <w:sz w:val="21"/>
          <w:lang w:eastAsia="zh-CN"/>
        </w:rPr>
        <w:t>温度、底层</w:t>
      </w:r>
      <w:r w:rsidR="0015005D">
        <w:rPr>
          <w:rFonts w:hint="eastAsia"/>
          <w:b/>
          <w:sz w:val="21"/>
          <w:lang w:eastAsia="zh-CN"/>
        </w:rPr>
        <w:t>海洋</w:t>
      </w:r>
      <w:r>
        <w:rPr>
          <w:b/>
          <w:sz w:val="21"/>
          <w:lang w:eastAsia="zh-CN"/>
        </w:rPr>
        <w:t>温度、</w:t>
      </w:r>
      <w:r w:rsidR="0015005D">
        <w:rPr>
          <w:rFonts w:hint="eastAsia"/>
          <w:b/>
          <w:sz w:val="21"/>
          <w:lang w:eastAsia="zh-CN"/>
        </w:rPr>
        <w:t>上层150m平均</w:t>
      </w:r>
      <w:r>
        <w:rPr>
          <w:b/>
          <w:sz w:val="21"/>
          <w:lang w:eastAsia="zh-CN"/>
        </w:rPr>
        <w:t>硝酸盐</w:t>
      </w:r>
      <w:r w:rsidR="0015005D">
        <w:rPr>
          <w:rFonts w:hint="eastAsia"/>
          <w:b/>
          <w:sz w:val="21"/>
          <w:lang w:eastAsia="zh-CN"/>
        </w:rPr>
        <w:t>浓度</w:t>
      </w:r>
      <w:r>
        <w:rPr>
          <w:b/>
          <w:sz w:val="21"/>
          <w:lang w:eastAsia="zh-CN"/>
        </w:rPr>
        <w:t>、</w:t>
      </w:r>
      <w:r w:rsidR="0015005D">
        <w:rPr>
          <w:rFonts w:hint="eastAsia"/>
          <w:b/>
          <w:sz w:val="21"/>
          <w:lang w:eastAsia="zh-CN"/>
        </w:rPr>
        <w:t>上层150m平均</w:t>
      </w:r>
      <w:r>
        <w:rPr>
          <w:b/>
          <w:sz w:val="21"/>
          <w:lang w:eastAsia="zh-CN"/>
        </w:rPr>
        <w:t>硅酸盐</w:t>
      </w:r>
      <w:r w:rsidR="0015005D">
        <w:rPr>
          <w:rFonts w:hint="eastAsia"/>
          <w:b/>
          <w:sz w:val="21"/>
          <w:lang w:eastAsia="zh-CN"/>
        </w:rPr>
        <w:t>浓度</w:t>
      </w:r>
      <w:r>
        <w:rPr>
          <w:b/>
          <w:sz w:val="21"/>
          <w:lang w:eastAsia="zh-CN"/>
        </w:rPr>
        <w:t>和</w:t>
      </w:r>
      <w:r w:rsidR="0015005D">
        <w:rPr>
          <w:rFonts w:hint="eastAsia"/>
          <w:b/>
          <w:sz w:val="21"/>
          <w:lang w:eastAsia="zh-CN"/>
        </w:rPr>
        <w:t>上层150m平均</w:t>
      </w:r>
      <w:r>
        <w:rPr>
          <w:b/>
          <w:sz w:val="21"/>
          <w:lang w:eastAsia="zh-CN"/>
        </w:rPr>
        <w:t>铁</w:t>
      </w:r>
      <w:r w:rsidR="0015005D">
        <w:rPr>
          <w:rFonts w:hint="eastAsia"/>
          <w:b/>
          <w:sz w:val="21"/>
          <w:lang w:eastAsia="zh-CN"/>
        </w:rPr>
        <w:t>浓度</w:t>
      </w:r>
      <w:commentRangeEnd w:id="2"/>
      <w:r w:rsidR="008F73AC">
        <w:rPr>
          <w:rStyle w:val="affa"/>
          <w:sz w:val="24"/>
          <w:szCs w:val="22"/>
          <w:lang w:eastAsia="zh-CN"/>
        </w:rPr>
        <w:commentReference w:id="2"/>
      </w:r>
    </w:p>
    <w:p w14:paraId="56F29CA6" w14:textId="77777777" w:rsidR="00406ED5" w:rsidRDefault="00000000">
      <w:pPr>
        <w:keepNext/>
        <w:keepLines/>
        <w:jc w:val="center"/>
        <w:rPr>
          <w:lang w:eastAsia="zh-CN"/>
        </w:rPr>
      </w:pPr>
      <w:r>
        <w:rPr>
          <w:noProof/>
        </w:rPr>
        <w:lastRenderedPageBreak/>
        <w:drawing>
          <wp:anchor distT="0" distB="0" distL="114300" distR="114300" simplePos="0" relativeHeight="251661312" behindDoc="0" locked="0" layoutInCell="1" allowOverlap="1" wp14:anchorId="324BA40D" wp14:editId="548A4324">
            <wp:simplePos x="0" y="0"/>
            <wp:positionH relativeFrom="column">
              <wp:posOffset>220345</wp:posOffset>
            </wp:positionH>
            <wp:positionV relativeFrom="paragraph">
              <wp:posOffset>228600</wp:posOffset>
            </wp:positionV>
            <wp:extent cx="5790565" cy="7500620"/>
            <wp:effectExtent l="0" t="0" r="635"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timeseries_environment.jpg"/>
                    <pic:cNvPicPr/>
                  </pic:nvPicPr>
                  <pic:blipFill>
                    <a:blip r:embed="rId23"/>
                    <a:stretch>
                      <a:fillRect/>
                    </a:stretch>
                  </pic:blipFill>
                  <pic:spPr>
                    <a:xfrm>
                      <a:off x="0" y="0"/>
                      <a:ext cx="5790565" cy="7500620"/>
                    </a:xfrm>
                    <a:prstGeom prst="rect">
                      <a:avLst/>
                    </a:prstGeom>
                  </pic:spPr>
                </pic:pic>
              </a:graphicData>
            </a:graphic>
            <wp14:sizeRelH relativeFrom="margin">
              <wp14:pctWidth>0</wp14:pctWidth>
            </wp14:sizeRelH>
            <wp14:sizeRelV relativeFrom="margin">
              <wp14:pctHeight>0</wp14:pctHeight>
            </wp14:sizeRelV>
          </wp:anchor>
        </w:drawing>
      </w:r>
    </w:p>
    <w:p w14:paraId="76154C48" w14:textId="788B767E" w:rsidR="00972EE1" w:rsidRDefault="00000000" w:rsidP="00AA2168">
      <w:pPr>
        <w:keepLines/>
        <w:spacing w:after="0" w:line="360" w:lineRule="auto"/>
        <w:jc w:val="center"/>
        <w:rPr>
          <w:b/>
          <w:sz w:val="21"/>
          <w:lang w:eastAsia="zh-CN"/>
        </w:rPr>
      </w:pPr>
      <w:r>
        <w:rPr>
          <w:b/>
          <w:sz w:val="21"/>
          <w:lang w:eastAsia="zh-CN"/>
        </w:rPr>
        <w:t>图 3-2 环境变量全球年平均时间序列</w:t>
      </w:r>
      <w:r w:rsidR="00AE4A09">
        <w:rPr>
          <w:rFonts w:hint="eastAsia"/>
          <w:b/>
          <w:sz w:val="21"/>
          <w:lang w:eastAsia="zh-CN"/>
        </w:rPr>
        <w:t>图</w:t>
      </w:r>
    </w:p>
    <w:p w14:paraId="34707B0D" w14:textId="39A88663" w:rsidR="00406ED5" w:rsidRDefault="00000000" w:rsidP="00AA2168">
      <w:pPr>
        <w:keepLines/>
        <w:spacing w:after="0" w:line="360" w:lineRule="auto"/>
        <w:jc w:val="center"/>
        <w:rPr>
          <w:lang w:eastAsia="zh-CN"/>
        </w:rPr>
      </w:pPr>
      <w:r>
        <w:rPr>
          <w:b/>
          <w:sz w:val="21"/>
          <w:lang w:eastAsia="zh-CN"/>
        </w:rPr>
        <w:t>曲线</w:t>
      </w:r>
      <w:r w:rsidR="00972EE1">
        <w:rPr>
          <w:rFonts w:hint="eastAsia"/>
          <w:b/>
          <w:sz w:val="21"/>
          <w:lang w:eastAsia="zh-CN"/>
        </w:rPr>
        <w:t>分别</w:t>
      </w:r>
      <w:r w:rsidR="0015005D">
        <w:rPr>
          <w:b/>
          <w:sz w:val="21"/>
          <w:lang w:eastAsia="zh-CN"/>
        </w:rPr>
        <w:t>展示</w:t>
      </w:r>
      <w:r w:rsidR="000A199D">
        <w:rPr>
          <w:b/>
          <w:sz w:val="21"/>
          <w:lang w:eastAsia="zh-CN"/>
        </w:rPr>
        <w:t>上层</w:t>
      </w:r>
      <w:r w:rsidR="000A199D">
        <w:rPr>
          <w:rFonts w:hint="eastAsia"/>
          <w:b/>
          <w:sz w:val="21"/>
          <w:lang w:eastAsia="zh-CN"/>
        </w:rPr>
        <w:t>150m平均海洋</w:t>
      </w:r>
      <w:r w:rsidR="000A199D">
        <w:rPr>
          <w:b/>
          <w:sz w:val="21"/>
          <w:lang w:eastAsia="zh-CN"/>
        </w:rPr>
        <w:t>温度、底层</w:t>
      </w:r>
      <w:r w:rsidR="000A199D">
        <w:rPr>
          <w:rFonts w:hint="eastAsia"/>
          <w:b/>
          <w:sz w:val="21"/>
          <w:lang w:eastAsia="zh-CN"/>
        </w:rPr>
        <w:t>海洋</w:t>
      </w:r>
      <w:r w:rsidR="000A199D">
        <w:rPr>
          <w:b/>
          <w:sz w:val="21"/>
          <w:lang w:eastAsia="zh-CN"/>
        </w:rPr>
        <w:t>温度、</w:t>
      </w:r>
      <w:r w:rsidR="000A199D">
        <w:rPr>
          <w:rFonts w:hint="eastAsia"/>
          <w:b/>
          <w:sz w:val="21"/>
          <w:lang w:eastAsia="zh-CN"/>
        </w:rPr>
        <w:t>上层150m平均</w:t>
      </w:r>
      <w:r w:rsidR="000A199D">
        <w:rPr>
          <w:b/>
          <w:sz w:val="21"/>
          <w:lang w:eastAsia="zh-CN"/>
        </w:rPr>
        <w:t>硝酸盐</w:t>
      </w:r>
      <w:r w:rsidR="000A199D">
        <w:rPr>
          <w:rFonts w:hint="eastAsia"/>
          <w:b/>
          <w:sz w:val="21"/>
          <w:lang w:eastAsia="zh-CN"/>
        </w:rPr>
        <w:t>浓度</w:t>
      </w:r>
      <w:r w:rsidR="000A199D">
        <w:rPr>
          <w:b/>
          <w:sz w:val="21"/>
          <w:lang w:eastAsia="zh-CN"/>
        </w:rPr>
        <w:t>、</w:t>
      </w:r>
      <w:r w:rsidR="000A199D">
        <w:rPr>
          <w:rFonts w:hint="eastAsia"/>
          <w:b/>
          <w:sz w:val="21"/>
          <w:lang w:eastAsia="zh-CN"/>
        </w:rPr>
        <w:t>上层150m平均</w:t>
      </w:r>
      <w:r w:rsidR="000A199D">
        <w:rPr>
          <w:b/>
          <w:sz w:val="21"/>
          <w:lang w:eastAsia="zh-CN"/>
        </w:rPr>
        <w:t>硅酸盐</w:t>
      </w:r>
      <w:r w:rsidR="000A199D">
        <w:rPr>
          <w:rFonts w:hint="eastAsia"/>
          <w:b/>
          <w:sz w:val="21"/>
          <w:lang w:eastAsia="zh-CN"/>
        </w:rPr>
        <w:t>浓度</w:t>
      </w:r>
      <w:r w:rsidR="000A199D">
        <w:rPr>
          <w:b/>
          <w:sz w:val="21"/>
          <w:lang w:eastAsia="zh-CN"/>
        </w:rPr>
        <w:t>和</w:t>
      </w:r>
      <w:r w:rsidR="000A199D">
        <w:rPr>
          <w:rFonts w:hint="eastAsia"/>
          <w:b/>
          <w:sz w:val="21"/>
          <w:lang w:eastAsia="zh-CN"/>
        </w:rPr>
        <w:t>上层150m平均</w:t>
      </w:r>
      <w:r w:rsidR="000A199D">
        <w:rPr>
          <w:b/>
          <w:sz w:val="21"/>
          <w:lang w:eastAsia="zh-CN"/>
        </w:rPr>
        <w:t>铁</w:t>
      </w:r>
      <w:r w:rsidR="000A199D">
        <w:rPr>
          <w:rFonts w:hint="eastAsia"/>
          <w:b/>
          <w:sz w:val="21"/>
          <w:lang w:eastAsia="zh-CN"/>
        </w:rPr>
        <w:t>浓度</w:t>
      </w:r>
    </w:p>
    <w:p w14:paraId="5A2D6708" w14:textId="08807967" w:rsidR="00406ED5" w:rsidRDefault="00000000">
      <w:pPr>
        <w:keepNext/>
        <w:spacing w:before="120" w:after="120" w:line="360" w:lineRule="auto"/>
        <w:rPr>
          <w:lang w:eastAsia="zh-CN"/>
        </w:rPr>
      </w:pPr>
      <w:r>
        <w:rPr>
          <w:rFonts w:ascii="黑体" w:eastAsia="黑体" w:hAnsi="黑体"/>
          <w:b/>
          <w:sz w:val="28"/>
          <w:lang w:eastAsia="zh-CN"/>
        </w:rPr>
        <w:lastRenderedPageBreak/>
        <w:t>3.2 低营养级变量</w:t>
      </w:r>
      <w:r w:rsidR="00397C77">
        <w:rPr>
          <w:rFonts w:ascii="黑体" w:eastAsia="黑体" w:hAnsi="黑体" w:hint="eastAsia"/>
          <w:b/>
          <w:sz w:val="28"/>
          <w:lang w:eastAsia="zh-CN"/>
        </w:rPr>
        <w:t>的变化</w:t>
      </w:r>
    </w:p>
    <w:p w14:paraId="68CA8E32" w14:textId="2916B50C" w:rsidR="00A622FB" w:rsidRDefault="00F760AC" w:rsidP="004A61D0">
      <w:pPr>
        <w:spacing w:after="0" w:line="360" w:lineRule="auto"/>
        <w:ind w:firstLine="420"/>
        <w:rPr>
          <w:lang w:eastAsia="zh-CN"/>
        </w:rPr>
      </w:pPr>
      <w:r w:rsidRPr="00F760AC">
        <w:rPr>
          <w:lang w:eastAsia="zh-CN"/>
        </w:rPr>
        <w:t>相较于环境变量，</w:t>
      </w:r>
      <w:r>
        <w:rPr>
          <w:rFonts w:hint="eastAsia"/>
          <w:lang w:eastAsia="zh-CN"/>
        </w:rPr>
        <w:t>浮游生物相关</w:t>
      </w:r>
      <w:r w:rsidRPr="00F760AC">
        <w:rPr>
          <w:rFonts w:hint="eastAsia"/>
          <w:lang w:eastAsia="zh-CN"/>
        </w:rPr>
        <w:t>变</w:t>
      </w:r>
      <w:r w:rsidRPr="00F760AC">
        <w:rPr>
          <w:lang w:eastAsia="zh-CN"/>
        </w:rPr>
        <w:t>量不仅受到温度、营养盐和光照等物理化学背景的直接影响，还受到种间竞争、摄食关系以及有机碳输出等生态过程调控，因此其气候变化信号通常表现出更强的区域差异性和更复杂的生态响应特征</w:t>
      </w:r>
      <w:r>
        <w:rPr>
          <w:rFonts w:hint="eastAsia"/>
          <w:lang w:eastAsia="zh-CN"/>
        </w:rPr>
        <w:t>（</w:t>
      </w:r>
      <w:r w:rsidR="00214D97">
        <w:rPr>
          <w:rFonts w:hint="eastAsia"/>
          <w:lang w:eastAsia="zh-CN"/>
        </w:rPr>
        <w:t>图3-3和图3-4</w:t>
      </w:r>
      <w:r>
        <w:rPr>
          <w:rFonts w:hint="eastAsia"/>
          <w:lang w:eastAsia="zh-CN"/>
        </w:rPr>
        <w:t>）。</w:t>
      </w:r>
    </w:p>
    <w:p w14:paraId="53275A5B" w14:textId="4EE82D3A" w:rsidR="003D312B" w:rsidRDefault="00F760AC" w:rsidP="004A61D0">
      <w:pPr>
        <w:spacing w:after="0" w:line="360" w:lineRule="auto"/>
        <w:ind w:firstLine="420"/>
        <w:rPr>
          <w:lang w:eastAsia="zh-CN"/>
        </w:rPr>
      </w:pPr>
      <w:r>
        <w:rPr>
          <w:rFonts w:hint="eastAsia"/>
          <w:lang w:eastAsia="zh-CN"/>
        </w:rPr>
        <w:t>模拟</w:t>
      </w:r>
      <w:r w:rsidR="00214D97">
        <w:rPr>
          <w:rFonts w:hint="eastAsia"/>
          <w:lang w:eastAsia="zh-CN"/>
        </w:rPr>
        <w:t>结果显示，低营养级</w:t>
      </w:r>
      <w:r w:rsidR="00A622FB">
        <w:rPr>
          <w:rFonts w:hint="eastAsia"/>
          <w:lang w:eastAsia="zh-CN"/>
        </w:rPr>
        <w:t>相关</w:t>
      </w:r>
      <w:r w:rsidR="00214D97">
        <w:rPr>
          <w:rFonts w:hint="eastAsia"/>
          <w:lang w:eastAsia="zh-CN"/>
        </w:rPr>
        <w:t>变量中，上层1</w:t>
      </w:r>
      <w:r w:rsidR="003929F9">
        <w:rPr>
          <w:rFonts w:hint="eastAsia"/>
          <w:lang w:eastAsia="zh-CN"/>
        </w:rPr>
        <w:t>00</w:t>
      </w:r>
      <w:r w:rsidR="00214D97">
        <w:rPr>
          <w:rFonts w:hint="eastAsia"/>
          <w:lang w:eastAsia="zh-CN"/>
        </w:rPr>
        <w:t>m净初级生产力</w:t>
      </w:r>
      <w:r w:rsidR="00A622FB">
        <w:rPr>
          <w:rFonts w:hint="eastAsia"/>
          <w:lang w:eastAsia="zh-CN"/>
        </w:rPr>
        <w:t>表现出最广泛的</w:t>
      </w:r>
      <w:r w:rsidR="00214D97">
        <w:rPr>
          <w:rFonts w:hint="eastAsia"/>
          <w:lang w:eastAsia="zh-CN"/>
        </w:rPr>
        <w:t>变化</w:t>
      </w:r>
      <w:r w:rsidR="00A622FB">
        <w:rPr>
          <w:rFonts w:hint="eastAsia"/>
          <w:lang w:eastAsia="zh-CN"/>
        </w:rPr>
        <w:t>，其</w:t>
      </w:r>
      <w:r w:rsidR="00214D97">
        <w:rPr>
          <w:rFonts w:hint="eastAsia"/>
          <w:lang w:eastAsia="zh-CN"/>
        </w:rPr>
        <w:t>全球年平均时间序列出现稳定上升趋势</w:t>
      </w:r>
      <w:r w:rsidR="00A622FB">
        <w:rPr>
          <w:rFonts w:hint="eastAsia"/>
          <w:lang w:eastAsia="zh-CN"/>
        </w:rPr>
        <w:t>，且在1980年后逐渐偏离历史自然变率范围</w:t>
      </w:r>
      <w:r w:rsidR="00214D97">
        <w:rPr>
          <w:rFonts w:hint="eastAsia"/>
          <w:lang w:eastAsia="zh-CN"/>
        </w:rPr>
        <w:t>。从空间格局上看，</w:t>
      </w:r>
      <w:r w:rsidR="00EA7C1F">
        <w:rPr>
          <w:rFonts w:hint="eastAsia"/>
          <w:lang w:eastAsia="zh-CN"/>
        </w:rPr>
        <w:t>相对于1920年-1949年，本世纪末</w:t>
      </w:r>
      <w:r w:rsidR="003929F9">
        <w:rPr>
          <w:rFonts w:hint="eastAsia"/>
          <w:lang w:eastAsia="zh-CN"/>
        </w:rPr>
        <w:t>上层100m</w:t>
      </w:r>
      <w:r w:rsidR="00214D97">
        <w:rPr>
          <w:lang w:eastAsia="zh-CN"/>
        </w:rPr>
        <w:t>净初级生产力主要出现在南大洋，</w:t>
      </w:r>
      <w:r w:rsidR="00145814">
        <w:rPr>
          <w:rFonts w:hint="eastAsia"/>
          <w:lang w:eastAsia="zh-CN"/>
        </w:rPr>
        <w:t>北冰洋、</w:t>
      </w:r>
      <w:r w:rsidR="00214D97">
        <w:rPr>
          <w:lang w:eastAsia="zh-CN"/>
        </w:rPr>
        <w:t>印度洋、太平洋</w:t>
      </w:r>
      <w:r w:rsidR="00145814">
        <w:rPr>
          <w:rFonts w:hint="eastAsia"/>
          <w:lang w:eastAsia="zh-CN"/>
        </w:rPr>
        <w:t>东部区域</w:t>
      </w:r>
      <w:r w:rsidR="00214D97">
        <w:rPr>
          <w:lang w:eastAsia="zh-CN"/>
        </w:rPr>
        <w:t>以及南大西洋</w:t>
      </w:r>
      <w:r w:rsidR="00EA7C1F">
        <w:rPr>
          <w:rFonts w:hint="eastAsia"/>
          <w:lang w:eastAsia="zh-CN"/>
        </w:rPr>
        <w:t>出现增加</w:t>
      </w:r>
      <w:r w:rsidR="00214D97">
        <w:rPr>
          <w:lang w:eastAsia="zh-CN"/>
        </w:rPr>
        <w:t>；</w:t>
      </w:r>
      <w:r w:rsidR="00EA7C1F">
        <w:rPr>
          <w:rFonts w:hint="eastAsia"/>
          <w:lang w:eastAsia="zh-CN"/>
        </w:rPr>
        <w:t>而</w:t>
      </w:r>
      <w:r w:rsidR="00023704">
        <w:rPr>
          <w:rFonts w:hint="eastAsia"/>
          <w:lang w:eastAsia="zh-CN"/>
        </w:rPr>
        <w:t>在北大西洋</w:t>
      </w:r>
      <w:r w:rsidR="00EA7C1F">
        <w:rPr>
          <w:rFonts w:hint="eastAsia"/>
          <w:lang w:eastAsia="zh-CN"/>
        </w:rPr>
        <w:t>及</w:t>
      </w:r>
      <w:r w:rsidR="00023704">
        <w:rPr>
          <w:rFonts w:hint="eastAsia"/>
          <w:lang w:eastAsia="zh-CN"/>
        </w:rPr>
        <w:t>太平洋</w:t>
      </w:r>
      <w:r w:rsidR="007733AC">
        <w:rPr>
          <w:rFonts w:hint="eastAsia"/>
          <w:lang w:eastAsia="zh-CN"/>
        </w:rPr>
        <w:t>西边界有局部下降</w:t>
      </w:r>
      <w:r w:rsidR="00214D97">
        <w:rPr>
          <w:lang w:eastAsia="zh-CN"/>
        </w:rPr>
        <w:t>。</w:t>
      </w:r>
      <w:r w:rsidR="00460B57">
        <w:rPr>
          <w:rFonts w:hint="eastAsia"/>
          <w:lang w:eastAsia="zh-CN"/>
        </w:rPr>
        <w:t>整体来看，初级生产力变化与铁浓度变化具有较强关联度，而在高纬度海域同时受到海水升温和海冰覆盖影响。</w:t>
      </w:r>
    </w:p>
    <w:p w14:paraId="52E1868B" w14:textId="787246D2" w:rsidR="007743F6" w:rsidRDefault="003929F9" w:rsidP="004A61D0">
      <w:pPr>
        <w:spacing w:after="0" w:line="360" w:lineRule="auto"/>
        <w:ind w:firstLine="420"/>
        <w:rPr>
          <w:lang w:eastAsia="zh-CN"/>
        </w:rPr>
      </w:pPr>
      <w:r>
        <w:rPr>
          <w:rFonts w:hint="eastAsia"/>
          <w:lang w:eastAsia="zh-CN"/>
        </w:rPr>
        <w:t>净初级生产力</w:t>
      </w:r>
      <w:r w:rsidR="003D312B">
        <w:rPr>
          <w:rFonts w:hint="eastAsia"/>
          <w:lang w:eastAsia="zh-CN"/>
        </w:rPr>
        <w:t>变动</w:t>
      </w:r>
      <w:r>
        <w:rPr>
          <w:rFonts w:hint="eastAsia"/>
          <w:lang w:eastAsia="zh-CN"/>
        </w:rPr>
        <w:t>主要</w:t>
      </w:r>
      <w:r w:rsidR="003D312B">
        <w:rPr>
          <w:rFonts w:hint="eastAsia"/>
          <w:lang w:eastAsia="zh-CN"/>
        </w:rPr>
        <w:t>受</w:t>
      </w:r>
      <w:r>
        <w:rPr>
          <w:rFonts w:hint="eastAsia"/>
          <w:lang w:eastAsia="zh-CN"/>
        </w:rPr>
        <w:t>浮游植物中的小型浮游植物</w:t>
      </w:r>
      <w:r w:rsidR="003D312B">
        <w:rPr>
          <w:rFonts w:hint="eastAsia"/>
          <w:lang w:eastAsia="zh-CN"/>
        </w:rPr>
        <w:t>功能组</w:t>
      </w:r>
      <w:r>
        <w:rPr>
          <w:rFonts w:hint="eastAsia"/>
          <w:lang w:eastAsia="zh-CN"/>
        </w:rPr>
        <w:t>和硅藻</w:t>
      </w:r>
      <w:r w:rsidR="003D312B">
        <w:rPr>
          <w:rFonts w:hint="eastAsia"/>
          <w:lang w:eastAsia="zh-CN"/>
        </w:rPr>
        <w:t>功能组调控。</w:t>
      </w:r>
      <w:r w:rsidR="00A94342">
        <w:rPr>
          <w:rFonts w:hint="eastAsia"/>
          <w:lang w:eastAsia="zh-CN"/>
        </w:rPr>
        <w:t>上层150m平均</w:t>
      </w:r>
      <w:r>
        <w:rPr>
          <w:rFonts w:hint="eastAsia"/>
          <w:lang w:eastAsia="zh-CN"/>
        </w:rPr>
        <w:t>小型浮游植物</w:t>
      </w:r>
      <w:r w:rsidR="00A94342">
        <w:rPr>
          <w:rFonts w:hint="eastAsia"/>
          <w:lang w:eastAsia="zh-CN"/>
        </w:rPr>
        <w:t>生物量</w:t>
      </w:r>
      <w:r w:rsidR="007743F6">
        <w:rPr>
          <w:rFonts w:hint="eastAsia"/>
          <w:lang w:eastAsia="zh-CN"/>
        </w:rPr>
        <w:t>总体呈下降趋势，其全球平均时间序列</w:t>
      </w:r>
      <w:r>
        <w:rPr>
          <w:rFonts w:hint="eastAsia"/>
          <w:lang w:eastAsia="zh-CN"/>
        </w:rPr>
        <w:t>在19</w:t>
      </w:r>
      <w:r w:rsidR="00A94342">
        <w:rPr>
          <w:rFonts w:hint="eastAsia"/>
          <w:lang w:eastAsia="zh-CN"/>
        </w:rPr>
        <w:t>7</w:t>
      </w:r>
      <w:r>
        <w:rPr>
          <w:rFonts w:hint="eastAsia"/>
          <w:lang w:eastAsia="zh-CN"/>
        </w:rPr>
        <w:t>0年</w:t>
      </w:r>
      <w:r w:rsidR="007743F6">
        <w:rPr>
          <w:rFonts w:hint="eastAsia"/>
          <w:lang w:eastAsia="zh-CN"/>
        </w:rPr>
        <w:t>后逐渐</w:t>
      </w:r>
      <w:r w:rsidR="00A94342">
        <w:rPr>
          <w:rFonts w:hint="eastAsia"/>
          <w:lang w:eastAsia="zh-CN"/>
        </w:rPr>
        <w:t>偏离自然变率</w:t>
      </w:r>
      <w:r w:rsidR="007743F6">
        <w:rPr>
          <w:rFonts w:hint="eastAsia"/>
          <w:lang w:eastAsia="zh-CN"/>
        </w:rPr>
        <w:t>范围。其生物量减少区域主要包括南大洋、赤道太平洋和南大西洋</w:t>
      </w:r>
      <w:r w:rsidR="00A94342">
        <w:rPr>
          <w:rFonts w:hint="eastAsia"/>
          <w:lang w:eastAsia="zh-CN"/>
        </w:rPr>
        <w:t>，</w:t>
      </w:r>
      <w:r>
        <w:rPr>
          <w:rFonts w:hint="eastAsia"/>
          <w:lang w:eastAsia="zh-CN"/>
        </w:rPr>
        <w:t>出现明显的下降</w:t>
      </w:r>
      <w:r>
        <w:rPr>
          <w:lang w:eastAsia="zh-CN"/>
        </w:rPr>
        <w:t>长期</w:t>
      </w:r>
      <w:r>
        <w:rPr>
          <w:rFonts w:hint="eastAsia"/>
          <w:lang w:eastAsia="zh-CN"/>
        </w:rPr>
        <w:t>趋势</w:t>
      </w:r>
      <w:r w:rsidR="007743F6">
        <w:rPr>
          <w:rFonts w:hint="eastAsia"/>
          <w:lang w:eastAsia="zh-CN"/>
        </w:rPr>
        <w:t>，而增加主要分布于北大西洋、北冰洋及南极大陆边缘。</w:t>
      </w:r>
      <w:r w:rsidR="007743F6" w:rsidRPr="007743F6">
        <w:rPr>
          <w:lang w:eastAsia="zh-CN"/>
        </w:rPr>
        <w:t>已有研究指出，在层化增强</w:t>
      </w:r>
      <w:r w:rsidR="007743F6">
        <w:rPr>
          <w:rFonts w:hint="eastAsia"/>
          <w:lang w:eastAsia="zh-CN"/>
        </w:rPr>
        <w:t>、营养盐供给减弱</w:t>
      </w:r>
      <w:r w:rsidR="007743F6" w:rsidRPr="007743F6">
        <w:rPr>
          <w:lang w:eastAsia="zh-CN"/>
        </w:rPr>
        <w:t>的环境中，小型浮游植物因其较高的营养利用效率更具竞争优势</w:t>
      </w:r>
      <w:r w:rsidR="00F54EBA">
        <w:rPr>
          <w:lang w:eastAsia="zh-CN"/>
        </w:rPr>
        <w:fldChar w:fldCharType="begin">
          <w:fldData xml:space="preserve">PEVuZE5vdGU+PENpdGU+PEF1dGhvcj5WaWxsYW1hw7FhPC9BdXRob3I+PFllYXI+MjAxOTwvWWVh
cj48UmVjTnVtPjEzMDwvUmVjTnVtPjxEaXNwbGF5VGV4dD48c3R5bGUgZmFjZT0ic3VwZXJzY3Jp
cHQiPlsyNF08L3N0eWxlPjwvRGlzcGxheVRleHQ+PHJlY29yZD48cmVjLW51bWJlcj4xMzA8L3Jl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F54EBA">
        <w:rPr>
          <w:lang w:eastAsia="zh-CN"/>
        </w:rPr>
        <w:instrText xml:space="preserve"> ADDIN EN.CITE </w:instrText>
      </w:r>
      <w:r w:rsidR="00F54EBA">
        <w:rPr>
          <w:lang w:eastAsia="zh-CN"/>
        </w:rPr>
        <w:fldChar w:fldCharType="begin">
          <w:fldData xml:space="preserve">PEVuZE5vdGU+PENpdGU+PEF1dGhvcj5WaWxsYW1hw7FhPC9BdXRob3I+PFllYXI+MjAxOTwvWWVh
cj48UmVjTnVtPjEzMDwvUmVjTnVtPjxEaXNwbGF5VGV4dD48c3R5bGUgZmFjZT0ic3VwZXJzY3Jp
cHQiPlsyNF08L3N0eWxlPjwvRGlzcGxheVRleHQ+PHJlY29yZD48cmVjLW51bWJlcj4xMzA8L3Jl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F54EBA">
        <w:rPr>
          <w:lang w:eastAsia="zh-CN"/>
        </w:rPr>
        <w:instrText xml:space="preserve"> ADDIN EN.CITE.DATA </w:instrText>
      </w:r>
      <w:r w:rsidR="00F54EBA">
        <w:rPr>
          <w:lang w:eastAsia="zh-CN"/>
        </w:rPr>
      </w:r>
      <w:r w:rsidR="00F54EBA">
        <w:rPr>
          <w:lang w:eastAsia="zh-CN"/>
        </w:rPr>
        <w:fldChar w:fldCharType="end"/>
      </w:r>
      <w:r w:rsidR="00F54EBA">
        <w:rPr>
          <w:lang w:eastAsia="zh-CN"/>
        </w:rPr>
      </w:r>
      <w:r w:rsidR="00F54EBA">
        <w:rPr>
          <w:lang w:eastAsia="zh-CN"/>
        </w:rPr>
        <w:fldChar w:fldCharType="separate"/>
      </w:r>
      <w:r w:rsidR="00F54EBA" w:rsidRPr="00F54EBA">
        <w:rPr>
          <w:noProof/>
          <w:vertAlign w:val="superscript"/>
          <w:lang w:eastAsia="zh-CN"/>
        </w:rPr>
        <w:t>[24]</w:t>
      </w:r>
      <w:r w:rsidR="00F54EBA">
        <w:rPr>
          <w:lang w:eastAsia="zh-CN"/>
        </w:rPr>
        <w:fldChar w:fldCharType="end"/>
      </w:r>
      <w:r w:rsidR="007743F6">
        <w:rPr>
          <w:rFonts w:hint="eastAsia"/>
          <w:lang w:eastAsia="zh-CN"/>
        </w:rPr>
        <w:t>。因此，小型浮游植物功能组生物量增加的区域与硝酸盐浓度降低的区域有较大重合。</w:t>
      </w:r>
      <w:r w:rsidR="00FA4078">
        <w:rPr>
          <w:rFonts w:hint="eastAsia"/>
          <w:lang w:eastAsia="zh-CN"/>
        </w:rPr>
        <w:t>而在极低区域，其生物量增加主要受海冰覆盖减少、生长季节增加影响。</w:t>
      </w:r>
    </w:p>
    <w:p w14:paraId="07E57D80" w14:textId="41FA8A52" w:rsidR="00D433DC" w:rsidRDefault="00FA4078" w:rsidP="004A61D0">
      <w:pPr>
        <w:spacing w:after="0" w:line="360" w:lineRule="auto"/>
        <w:ind w:firstLine="420"/>
        <w:rPr>
          <w:lang w:eastAsia="zh-CN"/>
        </w:rPr>
      </w:pPr>
      <w:r>
        <w:rPr>
          <w:rFonts w:hint="eastAsia"/>
          <w:lang w:eastAsia="zh-CN"/>
        </w:rPr>
        <w:t>相比之下，</w:t>
      </w:r>
      <w:r w:rsidR="00A94342">
        <w:rPr>
          <w:rFonts w:hint="eastAsia"/>
          <w:lang w:eastAsia="zh-CN"/>
        </w:rPr>
        <w:t>上层150m平均</w:t>
      </w:r>
      <w:r w:rsidR="00214D97">
        <w:rPr>
          <w:lang w:eastAsia="zh-CN"/>
        </w:rPr>
        <w:t>硅藻生物</w:t>
      </w:r>
      <w:r w:rsidR="00A94342">
        <w:rPr>
          <w:rFonts w:hint="eastAsia"/>
          <w:lang w:eastAsia="zh-CN"/>
        </w:rPr>
        <w:t>量的</w:t>
      </w:r>
      <w:r>
        <w:rPr>
          <w:rFonts w:hint="eastAsia"/>
          <w:lang w:eastAsia="zh-CN"/>
        </w:rPr>
        <w:t>变化</w:t>
      </w:r>
      <w:r w:rsidR="00A94342">
        <w:rPr>
          <w:rFonts w:hint="eastAsia"/>
          <w:lang w:eastAsia="zh-CN"/>
        </w:rPr>
        <w:t>格局与小型浮游植物生物量相反，体现了浮游植物</w:t>
      </w:r>
      <w:r w:rsidR="00BA5202">
        <w:rPr>
          <w:rFonts w:hint="eastAsia"/>
          <w:lang w:eastAsia="zh-CN"/>
        </w:rPr>
        <w:t>之间</w:t>
      </w:r>
      <w:r w:rsidR="00A94342">
        <w:rPr>
          <w:rFonts w:hint="eastAsia"/>
          <w:lang w:eastAsia="zh-CN"/>
        </w:rPr>
        <w:t>的竞争关系</w:t>
      </w:r>
      <w:r w:rsidR="00E149D1">
        <w:rPr>
          <w:rFonts w:hint="eastAsia"/>
          <w:lang w:eastAsia="zh-CN"/>
        </w:rPr>
        <w:t>，</w:t>
      </w:r>
      <w:r>
        <w:rPr>
          <w:rFonts w:hint="eastAsia"/>
          <w:lang w:eastAsia="zh-CN"/>
        </w:rPr>
        <w:t>其变化</w:t>
      </w:r>
      <w:r w:rsidR="00E149D1">
        <w:rPr>
          <w:rFonts w:hint="eastAsia"/>
          <w:lang w:eastAsia="zh-CN"/>
        </w:rPr>
        <w:t>同时</w:t>
      </w:r>
      <w:r w:rsidRPr="00034D8A">
        <w:rPr>
          <w:rFonts w:hint="eastAsia"/>
          <w:lang w:eastAsia="zh-CN"/>
        </w:rPr>
        <w:t>更明显受到硅酸盐和铁供应控制</w:t>
      </w:r>
      <w:r>
        <w:rPr>
          <w:rFonts w:hint="eastAsia"/>
          <w:lang w:eastAsia="zh-CN"/>
        </w:rPr>
        <w:t>。</w:t>
      </w:r>
      <w:r w:rsidR="00E149D1">
        <w:rPr>
          <w:rFonts w:hint="eastAsia"/>
          <w:lang w:eastAsia="zh-CN"/>
        </w:rPr>
        <w:t>上层150m</w:t>
      </w:r>
      <w:r w:rsidR="00E149D1">
        <w:rPr>
          <w:lang w:eastAsia="zh-CN"/>
        </w:rPr>
        <w:t>硅藻</w:t>
      </w:r>
      <w:r w:rsidR="00E149D1">
        <w:rPr>
          <w:rFonts w:hint="eastAsia"/>
          <w:lang w:eastAsia="zh-CN"/>
        </w:rPr>
        <w:t>生物量</w:t>
      </w:r>
      <w:r w:rsidR="00A94342">
        <w:rPr>
          <w:rFonts w:hint="eastAsia"/>
          <w:lang w:eastAsia="zh-CN"/>
        </w:rPr>
        <w:t>全球年平均</w:t>
      </w:r>
      <w:r w:rsidR="00214D97">
        <w:rPr>
          <w:lang w:eastAsia="zh-CN"/>
        </w:rPr>
        <w:t>时间序列</w:t>
      </w:r>
      <w:r w:rsidR="00F94564">
        <w:rPr>
          <w:rFonts w:hint="eastAsia"/>
          <w:lang w:eastAsia="zh-CN"/>
        </w:rPr>
        <w:t>表现为先</w:t>
      </w:r>
      <w:r w:rsidR="00F87D87">
        <w:rPr>
          <w:rFonts w:hint="eastAsia"/>
          <w:lang w:eastAsia="zh-CN"/>
        </w:rPr>
        <w:t>略微上升，而后出现明显下降</w:t>
      </w:r>
      <w:r w:rsidR="00B24AEE">
        <w:rPr>
          <w:rFonts w:hint="eastAsia"/>
          <w:lang w:eastAsia="zh-CN"/>
        </w:rPr>
        <w:t>的特征。</w:t>
      </w:r>
      <w:r w:rsidR="00214D97">
        <w:rPr>
          <w:lang w:eastAsia="zh-CN"/>
        </w:rPr>
        <w:t>这</w:t>
      </w:r>
      <w:r w:rsidR="00A94342">
        <w:rPr>
          <w:rFonts w:hint="eastAsia"/>
          <w:lang w:eastAsia="zh-CN"/>
        </w:rPr>
        <w:t>主要是由于</w:t>
      </w:r>
      <w:r w:rsidR="00214D97">
        <w:rPr>
          <w:lang w:eastAsia="zh-CN"/>
        </w:rPr>
        <w:t>南大洋区域</w:t>
      </w:r>
      <w:r w:rsidR="00976A17">
        <w:rPr>
          <w:rFonts w:hint="eastAsia"/>
          <w:lang w:eastAsia="zh-CN"/>
        </w:rPr>
        <w:t>的光照和铁</w:t>
      </w:r>
      <w:r w:rsidR="006D1C3C">
        <w:rPr>
          <w:rFonts w:hint="eastAsia"/>
          <w:lang w:eastAsia="zh-CN"/>
        </w:rPr>
        <w:t>浓度</w:t>
      </w:r>
      <w:r w:rsidR="00214D97">
        <w:rPr>
          <w:lang w:eastAsia="zh-CN"/>
        </w:rPr>
        <w:t>增强，</w:t>
      </w:r>
      <w:r w:rsidR="006D1C3C">
        <w:rPr>
          <w:rFonts w:hint="eastAsia"/>
          <w:lang w:eastAsia="zh-CN"/>
        </w:rPr>
        <w:t>在一定程度上减缓</w:t>
      </w:r>
      <w:r w:rsidR="00976A17">
        <w:rPr>
          <w:rFonts w:hint="eastAsia"/>
          <w:lang w:eastAsia="zh-CN"/>
        </w:rPr>
        <w:t>铁限制，</w:t>
      </w:r>
      <w:r w:rsidR="006D1C3C">
        <w:rPr>
          <w:rFonts w:hint="eastAsia"/>
          <w:lang w:eastAsia="zh-CN"/>
        </w:rPr>
        <w:t>导致了硅藻生物量在2060年前呈微弱上升；后续</w:t>
      </w:r>
      <w:r w:rsidR="00976A17">
        <w:rPr>
          <w:rFonts w:hint="eastAsia"/>
          <w:lang w:eastAsia="zh-CN"/>
        </w:rPr>
        <w:t>层化加剧以及大西洋经向翻转流减弱，导致营养盐供给减弱，</w:t>
      </w:r>
      <w:r w:rsidR="006D1C3C">
        <w:rPr>
          <w:rFonts w:hint="eastAsia"/>
          <w:lang w:eastAsia="zh-CN"/>
        </w:rPr>
        <w:t>使</w:t>
      </w:r>
      <w:r w:rsidR="00214D97">
        <w:rPr>
          <w:lang w:eastAsia="zh-CN"/>
        </w:rPr>
        <w:t>大型硅质浮游植物的生物量</w:t>
      </w:r>
      <w:r w:rsidR="00976A17">
        <w:rPr>
          <w:rFonts w:hint="eastAsia"/>
          <w:lang w:eastAsia="zh-CN"/>
        </w:rPr>
        <w:t>减</w:t>
      </w:r>
      <w:r w:rsidR="006D1C3C">
        <w:rPr>
          <w:rFonts w:hint="eastAsia"/>
          <w:lang w:eastAsia="zh-CN"/>
        </w:rPr>
        <w:t>少。整体上，</w:t>
      </w:r>
      <w:r w:rsidR="00976A17">
        <w:rPr>
          <w:rFonts w:hint="eastAsia"/>
          <w:lang w:eastAsia="zh-CN"/>
        </w:rPr>
        <w:t>浮游植物群落结构向小型浮游植物</w:t>
      </w:r>
      <w:r w:rsidR="006D1C3C">
        <w:rPr>
          <w:rFonts w:hint="eastAsia"/>
          <w:lang w:eastAsia="zh-CN"/>
        </w:rPr>
        <w:t>转移</w:t>
      </w:r>
      <w:r w:rsidR="001C451C">
        <w:rPr>
          <w:lang w:eastAsia="zh-CN"/>
        </w:rPr>
        <w:fldChar w:fldCharType="begin">
          <w:fldData xml:space="preserve">PEVuZE5vdGU+PENpdGU+PEF1dGhvcj5LcnVtaGFyZHQ8L0F1dGhvcj48WWVhcj4yMDIyPC9ZZWFy
PjxSZWNOdW0+MTI1PC9SZWNOdW0+PERpc3BsYXlUZXh0PjxzdHlsZSBmYWNlPSJzdXBlcnNjcmlw
dCI+WzI1XTwvc3R5bGU+PC9EaXNwbGF5VGV4dD48cmVjb3JkPjxyZWMtbnVtYmVyPjEyNTwvcmVj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F54EBA">
        <w:rPr>
          <w:lang w:eastAsia="zh-CN"/>
        </w:rPr>
        <w:instrText xml:space="preserve"> ADDIN EN.CITE </w:instrText>
      </w:r>
      <w:r w:rsidR="00F54EBA">
        <w:rPr>
          <w:lang w:eastAsia="zh-CN"/>
        </w:rPr>
        <w:fldChar w:fldCharType="begin">
          <w:fldData xml:space="preserve">PEVuZE5vdGU+PENpdGU+PEF1dGhvcj5LcnVtaGFyZHQ8L0F1dGhvcj48WWVhcj4yMDIyPC9ZZWFy
PjxSZWNOdW0+MTI1PC9SZWNOdW0+PERpc3BsYXlUZXh0PjxzdHlsZSBmYWNlPSJzdXBlcnNjcmlw
dCI+WzI1XTwvc3R5bGU+PC9EaXNwbGF5VGV4dD48cmVjb3JkPjxyZWMtbnVtYmVyPjEyNTwvcmVj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F54EBA">
        <w:rPr>
          <w:lang w:eastAsia="zh-CN"/>
        </w:rPr>
        <w:instrText xml:space="preserve"> ADDIN EN.CITE.DATA </w:instrText>
      </w:r>
      <w:r w:rsidR="00F54EBA">
        <w:rPr>
          <w:lang w:eastAsia="zh-CN"/>
        </w:rPr>
      </w:r>
      <w:r w:rsidR="00F54EBA">
        <w:rPr>
          <w:lang w:eastAsia="zh-CN"/>
        </w:rPr>
        <w:fldChar w:fldCharType="end"/>
      </w:r>
      <w:r w:rsidR="001C451C">
        <w:rPr>
          <w:lang w:eastAsia="zh-CN"/>
        </w:rPr>
      </w:r>
      <w:r w:rsidR="001C451C">
        <w:rPr>
          <w:lang w:eastAsia="zh-CN"/>
        </w:rPr>
        <w:fldChar w:fldCharType="separate"/>
      </w:r>
      <w:r w:rsidR="00F54EBA" w:rsidRPr="00F54EBA">
        <w:rPr>
          <w:noProof/>
          <w:vertAlign w:val="superscript"/>
          <w:lang w:eastAsia="zh-CN"/>
        </w:rPr>
        <w:t>[25]</w:t>
      </w:r>
      <w:r w:rsidR="001C451C">
        <w:rPr>
          <w:lang w:eastAsia="zh-CN"/>
        </w:rPr>
        <w:fldChar w:fldCharType="end"/>
      </w:r>
      <w:r w:rsidR="00976A17">
        <w:rPr>
          <w:rFonts w:hint="eastAsia"/>
          <w:lang w:eastAsia="zh-CN"/>
        </w:rPr>
        <w:t>。而北冰洋区域由于海冰融化和光照条件的改善，小型浮游植物和</w:t>
      </w:r>
      <w:r w:rsidR="00520715">
        <w:rPr>
          <w:rFonts w:hint="eastAsia"/>
          <w:lang w:eastAsia="zh-CN"/>
        </w:rPr>
        <w:t>硅藻生物量均有略微上升，同时带来北冰洋净初级生产力的增加</w:t>
      </w:r>
      <w:r w:rsidR="001C451C">
        <w:rPr>
          <w:lang w:eastAsia="zh-CN"/>
        </w:rPr>
        <w:fldChar w:fldCharType="begin"/>
      </w:r>
      <w:r w:rsidR="00F54EBA">
        <w:rPr>
          <w:lang w:eastAsia="zh-CN"/>
        </w:rPr>
        <w:instrText xml:space="preserve"> ADDIN EN.CITE &lt;EndNote&gt;&lt;Cite&gt;&lt;Author&gt;Arrigo&lt;/Author&gt;&lt;Year&gt;2011&lt;/Year&gt;&lt;RecNum&gt;126&lt;/RecNum&gt;&lt;DisplayText&gt;&lt;style face="superscript"&gt;[26]&lt;/style&gt;&lt;/DisplayText&gt;&lt;record&gt;&lt;rec-number&gt;126&lt;/rec-number&gt;&lt;foreign-keys&gt;&lt;key app="EN" db-id="r92rsaxpe9r5vqe5ws0v5r9qaet595v0pxz9" timestamp="1778249658"&gt;126&lt;/key&gt;&lt;/foreign-keys&gt;&lt;ref-type name="Journal Article"&gt;17&lt;/ref-type&gt;&lt;contributors&gt;&lt;authors&gt;&lt;author&gt;Arrigo, K. R.&lt;/author&gt;&lt;author&gt;van Dijken, G. L.&lt;/author&gt;&lt;/authors&gt;&lt;/contributors&gt;&lt;auth-address&gt;[Arrigo, Kevin R.; van Dijken, Gert L.] Stanford Univ, Dept Environm Earth Syst Sci, Stanford, CA 94305 USA&amp;#xD;Arrigo, KR (corresponding author), Stanford Univ, Dept Environm Earth Syst Sci, Y2E2 Rm 141, Stanford, CA 94305 USA.&amp;#xD;arrigo@stanford.edu&lt;/auth-address&gt;&lt;titles&gt;&lt;title&gt;Secular trends in Arctic Ocean net primary production&lt;/title&gt;&lt;secondary-title&gt;Journal of Geophysical Research-Oceans&lt;/secondary-title&gt;&lt;alt-title&gt;J. Geophys. Res.-Oceans&lt;/alt-title&gt;&lt;/titles&gt;&lt;periodical&gt;&lt;full-title&gt;Journal of Geophysical Research-Oceans&lt;/full-title&gt;&lt;abbr-1&gt;J. Geophys. Res.-Oceans&lt;/abbr-1&gt;&lt;/periodical&gt;&lt;alt-periodical&gt;&lt;full-title&gt;Journal of Geophysical Research-Oceans&lt;/full-title&gt;&lt;abbr-1&gt;J. Geophys. Res.-Oceans&lt;/abbr-1&gt;&lt;/alt-periodical&gt;&lt;pages&gt;15&lt;/pages&gt;&lt;volume&gt;116&lt;/volume&gt;&lt;keywords&gt;&lt;keyword&gt;sea-ice&lt;/keyword&gt;&lt;keyword&gt;model&lt;/keyword&gt;&lt;keyword&gt;Oceanography&lt;/keyword&gt;&lt;/keywords&gt;&lt;dates&gt;&lt;year&gt;2011&lt;/year&gt;&lt;pub-dates&gt;&lt;date&gt;Sep 14&lt;/date&gt;&lt;/pub-dates&gt;&lt;/dates&gt;&lt;isbn&gt;2169-9275&lt;/isbn&gt;&lt;accession-num&gt;WOS:000295132500001&lt;/accession-num&gt;&lt;urls&gt;&lt;related-urls&gt;&lt;url&gt;&amp;lt;Go to ISI&amp;gt;://WOS:000295132500001&lt;/url&gt;&lt;/related-urls&gt;&lt;/urls&gt;&lt;custom7&gt;C09011&lt;/custom7&gt;&lt;electronic-resource-num&gt;10.1029/2011jc007151&lt;/electronic-resource-num&gt;&lt;language&gt;English&lt;/language&gt;&lt;/record&gt;&lt;/Cite&gt;&lt;/EndNote&gt;</w:instrText>
      </w:r>
      <w:r w:rsidR="001C451C">
        <w:rPr>
          <w:lang w:eastAsia="zh-CN"/>
        </w:rPr>
        <w:fldChar w:fldCharType="separate"/>
      </w:r>
      <w:r w:rsidR="00F54EBA" w:rsidRPr="00F54EBA">
        <w:rPr>
          <w:noProof/>
          <w:vertAlign w:val="superscript"/>
          <w:lang w:eastAsia="zh-CN"/>
        </w:rPr>
        <w:t>[26]</w:t>
      </w:r>
      <w:r w:rsidR="001C451C">
        <w:rPr>
          <w:lang w:eastAsia="zh-CN"/>
        </w:rPr>
        <w:fldChar w:fldCharType="end"/>
      </w:r>
      <w:r w:rsidR="00520715">
        <w:rPr>
          <w:rFonts w:hint="eastAsia"/>
          <w:lang w:eastAsia="zh-CN"/>
        </w:rPr>
        <w:t>。</w:t>
      </w:r>
    </w:p>
    <w:p w14:paraId="63CE7C10" w14:textId="7CC8890E" w:rsidR="00242932" w:rsidRDefault="00214D97" w:rsidP="004A61D0">
      <w:pPr>
        <w:spacing w:after="0" w:line="360" w:lineRule="auto"/>
        <w:ind w:firstLine="420"/>
        <w:rPr>
          <w:lang w:eastAsia="zh-CN"/>
        </w:rPr>
      </w:pPr>
      <w:r>
        <w:rPr>
          <w:lang w:eastAsia="zh-CN"/>
        </w:rPr>
        <w:t>中型浮游动物</w:t>
      </w:r>
      <w:r w:rsidR="00520715">
        <w:rPr>
          <w:rFonts w:hint="eastAsia"/>
          <w:lang w:eastAsia="zh-CN"/>
        </w:rPr>
        <w:t>作为</w:t>
      </w:r>
      <w:r>
        <w:rPr>
          <w:lang w:eastAsia="zh-CN"/>
        </w:rPr>
        <w:t>鱼类饵料基础</w:t>
      </w:r>
      <w:r w:rsidR="00D32D7F">
        <w:rPr>
          <w:rFonts w:hint="eastAsia"/>
          <w:lang w:eastAsia="zh-CN"/>
        </w:rPr>
        <w:t>，</w:t>
      </w:r>
      <w:r w:rsidR="00520715">
        <w:rPr>
          <w:rFonts w:hint="eastAsia"/>
          <w:lang w:eastAsia="zh-CN"/>
        </w:rPr>
        <w:t>是连接浮游植物和鱼类的关键一环，</w:t>
      </w:r>
      <w:r w:rsidR="00D32D7F">
        <w:rPr>
          <w:rFonts w:hint="eastAsia"/>
          <w:lang w:eastAsia="zh-CN"/>
        </w:rPr>
        <w:t>其主要的浮游植物食物来源是硅藻</w:t>
      </w:r>
      <w:r w:rsidR="00520715">
        <w:rPr>
          <w:rFonts w:hint="eastAsia"/>
          <w:lang w:eastAsia="zh-CN"/>
        </w:rPr>
        <w:t>。</w:t>
      </w:r>
      <w:r w:rsidR="00D32D7F">
        <w:rPr>
          <w:rFonts w:hint="eastAsia"/>
          <w:lang w:eastAsia="zh-CN"/>
        </w:rPr>
        <w:t>因此</w:t>
      </w:r>
      <w:r w:rsidR="00242932">
        <w:rPr>
          <w:rFonts w:hint="eastAsia"/>
          <w:lang w:eastAsia="zh-CN"/>
        </w:rPr>
        <w:t>，</w:t>
      </w:r>
      <w:r w:rsidR="00520715">
        <w:rPr>
          <w:rFonts w:hint="eastAsia"/>
          <w:lang w:eastAsia="zh-CN"/>
        </w:rPr>
        <w:t>上层100m</w:t>
      </w:r>
      <w:r w:rsidR="00AE4A09">
        <w:rPr>
          <w:rFonts w:hint="eastAsia"/>
          <w:lang w:eastAsia="zh-CN"/>
        </w:rPr>
        <w:t>积分</w:t>
      </w:r>
      <w:r w:rsidR="00520715">
        <w:rPr>
          <w:rFonts w:hint="eastAsia"/>
          <w:lang w:eastAsia="zh-CN"/>
        </w:rPr>
        <w:t>中型浮游动物生物量</w:t>
      </w:r>
      <w:r w:rsidR="00FC1E3E">
        <w:rPr>
          <w:rFonts w:hint="eastAsia"/>
          <w:lang w:eastAsia="zh-CN"/>
        </w:rPr>
        <w:t>空间分布</w:t>
      </w:r>
      <w:r w:rsidR="00520715">
        <w:rPr>
          <w:rFonts w:hint="eastAsia"/>
          <w:lang w:eastAsia="zh-CN"/>
        </w:rPr>
        <w:t>格局与硅藻出现强烈的正相关，</w:t>
      </w:r>
      <w:r>
        <w:rPr>
          <w:lang w:eastAsia="zh-CN"/>
        </w:rPr>
        <w:t>显著增强</w:t>
      </w:r>
      <w:r w:rsidR="00D32D7F">
        <w:rPr>
          <w:rFonts w:hint="eastAsia"/>
          <w:lang w:eastAsia="zh-CN"/>
        </w:rPr>
        <w:t>信号</w:t>
      </w:r>
      <w:r>
        <w:rPr>
          <w:lang w:eastAsia="zh-CN"/>
        </w:rPr>
        <w:t>主要位于南大洋，</w:t>
      </w:r>
      <w:r w:rsidR="00D32D7F">
        <w:rPr>
          <w:rFonts w:hint="eastAsia"/>
          <w:lang w:eastAsia="zh-CN"/>
        </w:rPr>
        <w:t>北冰洋也有</w:t>
      </w:r>
      <w:r w:rsidR="00520715">
        <w:rPr>
          <w:rFonts w:hint="eastAsia"/>
          <w:lang w:eastAsia="zh-CN"/>
        </w:rPr>
        <w:t>略微</w:t>
      </w:r>
      <w:r w:rsidR="00D32D7F">
        <w:rPr>
          <w:rFonts w:hint="eastAsia"/>
          <w:lang w:eastAsia="zh-CN"/>
        </w:rPr>
        <w:t>增强信号</w:t>
      </w:r>
      <w:r>
        <w:rPr>
          <w:lang w:eastAsia="zh-CN"/>
        </w:rPr>
        <w:t>；下降</w:t>
      </w:r>
      <w:r w:rsidR="00D32D7F">
        <w:rPr>
          <w:rFonts w:hint="eastAsia"/>
          <w:lang w:eastAsia="zh-CN"/>
        </w:rPr>
        <w:t>信号</w:t>
      </w:r>
      <w:r>
        <w:rPr>
          <w:lang w:eastAsia="zh-CN"/>
        </w:rPr>
        <w:t>则在</w:t>
      </w:r>
      <w:r w:rsidR="001F0947">
        <w:rPr>
          <w:rFonts w:hint="eastAsia"/>
          <w:lang w:eastAsia="zh-CN"/>
        </w:rPr>
        <w:t>亚北</w:t>
      </w:r>
      <w:r w:rsidR="001F0947">
        <w:rPr>
          <w:rFonts w:hint="eastAsia"/>
          <w:lang w:eastAsia="zh-CN"/>
        </w:rPr>
        <w:lastRenderedPageBreak/>
        <w:t>极</w:t>
      </w:r>
      <w:r>
        <w:rPr>
          <w:lang w:eastAsia="zh-CN"/>
        </w:rPr>
        <w:t>北大西洋</w:t>
      </w:r>
      <w:r w:rsidR="001F0947">
        <w:rPr>
          <w:rFonts w:hint="eastAsia"/>
          <w:lang w:eastAsia="zh-CN"/>
        </w:rPr>
        <w:t>和</w:t>
      </w:r>
      <w:r>
        <w:rPr>
          <w:lang w:eastAsia="zh-CN"/>
        </w:rPr>
        <w:t>北太平洋</w:t>
      </w:r>
      <w:r w:rsidR="001F0947">
        <w:rPr>
          <w:rFonts w:hint="eastAsia"/>
          <w:lang w:eastAsia="zh-CN"/>
        </w:rPr>
        <w:t>等区域</w:t>
      </w:r>
      <w:r>
        <w:rPr>
          <w:lang w:eastAsia="zh-CN"/>
        </w:rPr>
        <w:t>。</w:t>
      </w:r>
      <w:r w:rsidR="00242932">
        <w:rPr>
          <w:rFonts w:hint="eastAsia"/>
          <w:lang w:eastAsia="zh-CN"/>
        </w:rPr>
        <w:t>其全球平均</w:t>
      </w:r>
      <w:r w:rsidR="00FC1E3E">
        <w:rPr>
          <w:rFonts w:hint="eastAsia"/>
          <w:lang w:eastAsia="zh-CN"/>
        </w:rPr>
        <w:t>时间序列也与硅藻类似，</w:t>
      </w:r>
      <w:r w:rsidR="00242932">
        <w:rPr>
          <w:rFonts w:hint="eastAsia"/>
          <w:lang w:eastAsia="zh-CN"/>
        </w:rPr>
        <w:t>表现为前期</w:t>
      </w:r>
      <w:r w:rsidR="002615B2">
        <w:rPr>
          <w:rFonts w:hint="eastAsia"/>
          <w:lang w:eastAsia="zh-CN"/>
        </w:rPr>
        <w:t>略微上升</w:t>
      </w:r>
      <w:r w:rsidR="00242932">
        <w:rPr>
          <w:rFonts w:hint="eastAsia"/>
          <w:lang w:eastAsia="zh-CN"/>
        </w:rPr>
        <w:t>、后期下降</w:t>
      </w:r>
      <w:r w:rsidR="002615B2">
        <w:rPr>
          <w:rFonts w:hint="eastAsia"/>
          <w:lang w:eastAsia="zh-CN"/>
        </w:rPr>
        <w:t>，</w:t>
      </w:r>
      <w:r w:rsidR="00242932">
        <w:rPr>
          <w:rFonts w:hint="eastAsia"/>
          <w:lang w:eastAsia="zh-CN"/>
        </w:rPr>
        <w:t>并</w:t>
      </w:r>
      <w:r w:rsidR="002615B2">
        <w:rPr>
          <w:rFonts w:hint="eastAsia"/>
          <w:lang w:eastAsia="zh-CN"/>
        </w:rPr>
        <w:t>在2080年</w:t>
      </w:r>
      <w:r w:rsidR="00242932">
        <w:rPr>
          <w:rFonts w:hint="eastAsia"/>
          <w:lang w:eastAsia="zh-CN"/>
        </w:rPr>
        <w:t>后</w:t>
      </w:r>
      <w:r w:rsidR="002615B2">
        <w:rPr>
          <w:rFonts w:hint="eastAsia"/>
          <w:lang w:eastAsia="zh-CN"/>
        </w:rPr>
        <w:t>出现</w:t>
      </w:r>
      <w:r w:rsidR="00242932">
        <w:rPr>
          <w:rFonts w:hint="eastAsia"/>
          <w:lang w:eastAsia="zh-CN"/>
        </w:rPr>
        <w:t>明显减弱（略滞后于硅藻）</w:t>
      </w:r>
      <w:r w:rsidR="002615B2">
        <w:rPr>
          <w:rFonts w:hint="eastAsia"/>
          <w:lang w:eastAsia="zh-CN"/>
        </w:rPr>
        <w:t>。</w:t>
      </w:r>
    </w:p>
    <w:p w14:paraId="30D68AE5" w14:textId="4BB7CAB8" w:rsidR="00406ED5" w:rsidRDefault="00242932" w:rsidP="004A61D0">
      <w:pPr>
        <w:spacing w:after="0" w:line="360" w:lineRule="auto"/>
        <w:ind w:firstLine="420"/>
        <w:rPr>
          <w:lang w:eastAsia="zh-CN"/>
        </w:rPr>
      </w:pPr>
      <w:r>
        <w:rPr>
          <w:rFonts w:hint="eastAsia"/>
          <w:lang w:eastAsia="zh-CN"/>
        </w:rPr>
        <w:t>此外，</w:t>
      </w:r>
      <w:r w:rsidR="00214D97">
        <w:rPr>
          <w:lang w:eastAsia="zh-CN"/>
        </w:rPr>
        <w:t>底层颗粒有机碳通量</w:t>
      </w:r>
      <w:r>
        <w:rPr>
          <w:rFonts w:hint="eastAsia"/>
          <w:lang w:eastAsia="zh-CN"/>
        </w:rPr>
        <w:t>体现了海洋生态系统中生物泵过程对底层生物的影响，其</w:t>
      </w:r>
      <w:r w:rsidR="00066640">
        <w:rPr>
          <w:rFonts w:hint="eastAsia"/>
          <w:lang w:eastAsia="zh-CN"/>
        </w:rPr>
        <w:t>全球分布格局与其他低营养级变量不同，</w:t>
      </w:r>
      <w:r w:rsidR="00214D97">
        <w:rPr>
          <w:lang w:eastAsia="zh-CN"/>
        </w:rPr>
        <w:t>信号</w:t>
      </w:r>
      <w:r>
        <w:rPr>
          <w:rFonts w:hint="eastAsia"/>
          <w:lang w:eastAsia="zh-CN"/>
        </w:rPr>
        <w:t>主要</w:t>
      </w:r>
      <w:r w:rsidR="00214D97">
        <w:rPr>
          <w:lang w:eastAsia="zh-CN"/>
        </w:rPr>
        <w:t>集中在近岸</w:t>
      </w:r>
      <w:r>
        <w:rPr>
          <w:rFonts w:hint="eastAsia"/>
          <w:lang w:eastAsia="zh-CN"/>
        </w:rPr>
        <w:t>和大陆架区域。该变量在</w:t>
      </w:r>
      <w:r w:rsidR="00214D97">
        <w:rPr>
          <w:rFonts w:hint="eastAsia"/>
          <w:lang w:eastAsia="zh-CN"/>
        </w:rPr>
        <w:t>白</w:t>
      </w:r>
      <w:r w:rsidR="00214D97">
        <w:rPr>
          <w:lang w:eastAsia="zh-CN"/>
        </w:rPr>
        <w:t>令海和阿拉斯加湾沿岸、</w:t>
      </w:r>
      <w:r w:rsidR="00006359">
        <w:rPr>
          <w:rFonts w:hint="eastAsia"/>
          <w:lang w:eastAsia="zh-CN"/>
        </w:rPr>
        <w:t>北大西洋边缘和</w:t>
      </w:r>
      <w:r w:rsidR="00006359">
        <w:rPr>
          <w:lang w:eastAsia="zh-CN"/>
        </w:rPr>
        <w:t>南美东岸</w:t>
      </w:r>
      <w:r w:rsidR="00006359">
        <w:rPr>
          <w:rFonts w:hint="eastAsia"/>
          <w:lang w:eastAsia="zh-CN"/>
        </w:rPr>
        <w:t>出现下降信号</w:t>
      </w:r>
      <w:r>
        <w:rPr>
          <w:rFonts w:hint="eastAsia"/>
          <w:lang w:eastAsia="zh-CN"/>
        </w:rPr>
        <w:t>；而</w:t>
      </w:r>
      <w:r w:rsidR="00214D97">
        <w:rPr>
          <w:lang w:eastAsia="zh-CN"/>
        </w:rPr>
        <w:t>印尼—澳大利亚</w:t>
      </w:r>
      <w:r w:rsidR="00066640">
        <w:rPr>
          <w:rFonts w:hint="eastAsia"/>
          <w:lang w:eastAsia="zh-CN"/>
        </w:rPr>
        <w:t>海区</w:t>
      </w:r>
      <w:r w:rsidR="00214D97">
        <w:rPr>
          <w:lang w:eastAsia="zh-CN"/>
        </w:rPr>
        <w:t>、</w:t>
      </w:r>
      <w:r w:rsidR="00006359">
        <w:rPr>
          <w:lang w:eastAsia="zh-CN"/>
        </w:rPr>
        <w:t>东亚边缘海</w:t>
      </w:r>
      <w:r w:rsidR="00D32D7F">
        <w:rPr>
          <w:rFonts w:hint="eastAsia"/>
          <w:lang w:eastAsia="zh-CN"/>
        </w:rPr>
        <w:t>和北冰洋边缘区域</w:t>
      </w:r>
      <w:r w:rsidR="00006359">
        <w:rPr>
          <w:rFonts w:hint="eastAsia"/>
          <w:lang w:eastAsia="zh-CN"/>
        </w:rPr>
        <w:t>出现上升信号</w:t>
      </w:r>
      <w:r w:rsidR="00214D97">
        <w:rPr>
          <w:lang w:eastAsia="zh-CN"/>
        </w:rPr>
        <w:t>。</w:t>
      </w:r>
      <w:r>
        <w:rPr>
          <w:rFonts w:hint="eastAsia"/>
          <w:lang w:eastAsia="zh-CN"/>
        </w:rPr>
        <w:t>整体在</w:t>
      </w:r>
      <w:r w:rsidR="00214D97">
        <w:rPr>
          <w:lang w:eastAsia="zh-CN"/>
        </w:rPr>
        <w:t>开阔</w:t>
      </w:r>
      <w:r>
        <w:rPr>
          <w:rFonts w:hint="eastAsia"/>
          <w:lang w:eastAsia="zh-CN"/>
        </w:rPr>
        <w:t>大洋内部变化较弱。</w:t>
      </w:r>
      <w:r w:rsidR="00214D97">
        <w:rPr>
          <w:lang w:eastAsia="zh-CN"/>
        </w:rPr>
        <w:t>这种近岸集中格局</w:t>
      </w:r>
      <w:r w:rsidR="00066640">
        <w:rPr>
          <w:rFonts w:hint="eastAsia"/>
          <w:lang w:eastAsia="zh-CN"/>
        </w:rPr>
        <w:t>主要是因为近岸的水深更浅</w:t>
      </w:r>
      <w:r w:rsidR="00214D97">
        <w:rPr>
          <w:lang w:eastAsia="zh-CN"/>
        </w:rPr>
        <w:t>，表层颗粒</w:t>
      </w:r>
      <w:r w:rsidR="00066640">
        <w:rPr>
          <w:rFonts w:hint="eastAsia"/>
          <w:lang w:eastAsia="zh-CN"/>
        </w:rPr>
        <w:t>有机碳沉降路径更短，同时</w:t>
      </w:r>
      <w:r w:rsidR="00214D97">
        <w:rPr>
          <w:lang w:eastAsia="zh-CN"/>
        </w:rPr>
        <w:t>近岸</w:t>
      </w:r>
      <w:r w:rsidR="00066640">
        <w:rPr>
          <w:rFonts w:hint="eastAsia"/>
          <w:lang w:eastAsia="zh-CN"/>
        </w:rPr>
        <w:t>的</w:t>
      </w:r>
      <w:r w:rsidR="00214D97">
        <w:rPr>
          <w:lang w:eastAsia="zh-CN"/>
        </w:rPr>
        <w:t>高生产力</w:t>
      </w:r>
      <w:r w:rsidR="00066640">
        <w:rPr>
          <w:rFonts w:hint="eastAsia"/>
          <w:lang w:eastAsia="zh-CN"/>
        </w:rPr>
        <w:t>也使得底层颗粒有机碳的</w:t>
      </w:r>
      <w:r w:rsidR="00214D97">
        <w:rPr>
          <w:lang w:eastAsia="zh-CN"/>
        </w:rPr>
        <w:t>信号更</w:t>
      </w:r>
      <w:r w:rsidR="00006359">
        <w:rPr>
          <w:rFonts w:hint="eastAsia"/>
          <w:lang w:eastAsia="zh-CN"/>
        </w:rPr>
        <w:t>强</w:t>
      </w:r>
      <w:r w:rsidR="005D1269">
        <w:rPr>
          <w:rFonts w:hint="eastAsia"/>
          <w:lang w:eastAsia="zh-CN"/>
        </w:rPr>
        <w:t>，可以看到近岸底层颗粒有机碳通量的信号变化趋势与净初级生产力的变化趋势一致，说明近岸的净生产力是底层颗粒有机碳通量的主控因素。</w:t>
      </w:r>
      <w:r w:rsidR="002615B2">
        <w:rPr>
          <w:rFonts w:hint="eastAsia"/>
          <w:lang w:eastAsia="zh-CN"/>
        </w:rPr>
        <w:t>而在</w:t>
      </w:r>
      <w:r w:rsidR="00006359">
        <w:rPr>
          <w:rFonts w:hint="eastAsia"/>
          <w:lang w:eastAsia="zh-CN"/>
        </w:rPr>
        <w:t>全球年平均</w:t>
      </w:r>
      <w:r w:rsidR="002615B2">
        <w:rPr>
          <w:rFonts w:hint="eastAsia"/>
          <w:lang w:eastAsia="zh-CN"/>
        </w:rPr>
        <w:t>时间序列上，底层颗粒有机碳</w:t>
      </w:r>
      <w:r w:rsidR="00006359">
        <w:rPr>
          <w:rFonts w:hint="eastAsia"/>
          <w:lang w:eastAsia="zh-CN"/>
        </w:rPr>
        <w:t>通量</w:t>
      </w:r>
      <w:r w:rsidR="002615B2">
        <w:rPr>
          <w:rFonts w:hint="eastAsia"/>
          <w:lang w:eastAsia="zh-CN"/>
        </w:rPr>
        <w:t>在1960年后</w:t>
      </w:r>
      <w:r w:rsidR="00006359">
        <w:rPr>
          <w:rFonts w:hint="eastAsia"/>
          <w:lang w:eastAsia="zh-CN"/>
        </w:rPr>
        <w:t>偏离自然变率，</w:t>
      </w:r>
      <w:r w:rsidR="002615B2">
        <w:rPr>
          <w:rFonts w:hint="eastAsia"/>
          <w:lang w:eastAsia="zh-CN"/>
        </w:rPr>
        <w:t>出现明显</w:t>
      </w:r>
      <w:r w:rsidR="00006359">
        <w:rPr>
          <w:rFonts w:hint="eastAsia"/>
          <w:lang w:eastAsia="zh-CN"/>
        </w:rPr>
        <w:t>上升</w:t>
      </w:r>
      <w:r w:rsidR="002615B2">
        <w:rPr>
          <w:rFonts w:hint="eastAsia"/>
          <w:lang w:eastAsia="zh-CN"/>
        </w:rPr>
        <w:t>趋势，之后上下波动，在2060年后出现明显下降趋势。</w:t>
      </w:r>
    </w:p>
    <w:p w14:paraId="2E069C28" w14:textId="57330BC5" w:rsidR="00406ED5" w:rsidRDefault="003F2ADA" w:rsidP="00286BAB">
      <w:pPr>
        <w:spacing w:after="0" w:line="360" w:lineRule="auto"/>
        <w:ind w:firstLineChars="200" w:firstLine="480"/>
        <w:rPr>
          <w:lang w:eastAsia="zh-CN"/>
        </w:rPr>
      </w:pPr>
      <w:r>
        <w:rPr>
          <w:rFonts w:hint="eastAsia"/>
          <w:lang w:eastAsia="zh-CN"/>
        </w:rPr>
        <w:t>总体而言，在SSP</w:t>
      </w:r>
      <w:r>
        <w:rPr>
          <w:lang w:eastAsia="zh-CN"/>
        </w:rPr>
        <w:t>3-7.0</w:t>
      </w:r>
      <w:r>
        <w:rPr>
          <w:rFonts w:hint="eastAsia"/>
          <w:lang w:eastAsia="zh-CN"/>
        </w:rPr>
        <w:t>情景下，</w:t>
      </w:r>
      <w:r w:rsidRPr="003F2ADA">
        <w:rPr>
          <w:lang w:eastAsia="zh-CN"/>
        </w:rPr>
        <w:t>低营养级变量的</w:t>
      </w:r>
      <w:r w:rsidRPr="003F2ADA">
        <w:rPr>
          <w:rFonts w:hint="eastAsia"/>
          <w:lang w:eastAsia="zh-CN"/>
        </w:rPr>
        <w:t>变</w:t>
      </w:r>
      <w:r w:rsidRPr="003F2ADA">
        <w:rPr>
          <w:lang w:eastAsia="zh-CN"/>
        </w:rPr>
        <w:t>化明显比环境变量更加复杂</w:t>
      </w:r>
      <w:r>
        <w:rPr>
          <w:rFonts w:hint="eastAsia"/>
          <w:lang w:eastAsia="zh-CN"/>
        </w:rPr>
        <w:t>。从空间上看，</w:t>
      </w:r>
      <w:r w:rsidR="00286BAB">
        <w:rPr>
          <w:lang w:eastAsia="zh-CN"/>
        </w:rPr>
        <w:t>低营养级变化主要</w:t>
      </w:r>
      <w:r>
        <w:rPr>
          <w:rFonts w:hint="eastAsia"/>
          <w:lang w:eastAsia="zh-CN"/>
        </w:rPr>
        <w:t>出现在</w:t>
      </w:r>
      <w:r w:rsidR="0050118E">
        <w:rPr>
          <w:rFonts w:hint="eastAsia"/>
          <w:lang w:eastAsia="zh-CN"/>
        </w:rPr>
        <w:t>三</w:t>
      </w:r>
      <w:r>
        <w:rPr>
          <w:rFonts w:hint="eastAsia"/>
          <w:lang w:eastAsia="zh-CN"/>
        </w:rPr>
        <w:t>类关键</w:t>
      </w:r>
      <w:r w:rsidR="0050118E">
        <w:rPr>
          <w:rFonts w:hint="eastAsia"/>
          <w:lang w:eastAsia="zh-CN"/>
        </w:rPr>
        <w:t>区域</w:t>
      </w:r>
      <w:r w:rsidR="00286BAB">
        <w:rPr>
          <w:lang w:eastAsia="zh-CN"/>
        </w:rPr>
        <w:t>：一是南大洋</w:t>
      </w:r>
      <w:r w:rsidR="00F02956">
        <w:rPr>
          <w:rFonts w:hint="eastAsia"/>
          <w:lang w:eastAsia="zh-CN"/>
        </w:rPr>
        <w:t>和北冰洋</w:t>
      </w:r>
      <w:r w:rsidR="00286BAB">
        <w:rPr>
          <w:lang w:eastAsia="zh-CN"/>
        </w:rPr>
        <w:t>高纬海区</w:t>
      </w:r>
      <w:r w:rsidR="0050118E">
        <w:rPr>
          <w:rFonts w:hint="eastAsia"/>
          <w:lang w:eastAsia="zh-CN"/>
        </w:rPr>
        <w:t>，</w:t>
      </w:r>
      <w:r>
        <w:rPr>
          <w:rFonts w:hint="eastAsia"/>
          <w:lang w:eastAsia="zh-CN"/>
        </w:rPr>
        <w:t>海水升温、海冰减少</w:t>
      </w:r>
      <w:r w:rsidR="0050118E">
        <w:rPr>
          <w:rFonts w:hint="eastAsia"/>
          <w:lang w:eastAsia="zh-CN"/>
        </w:rPr>
        <w:t>和生长季延长</w:t>
      </w:r>
      <w:r w:rsidR="0030099C">
        <w:rPr>
          <w:rFonts w:hint="eastAsia"/>
          <w:lang w:eastAsia="zh-CN"/>
        </w:rPr>
        <w:t>整体促进</w:t>
      </w:r>
      <w:r w:rsidR="0050118E">
        <w:rPr>
          <w:rFonts w:hint="eastAsia"/>
          <w:lang w:eastAsia="zh-CN"/>
        </w:rPr>
        <w:t>净初级</w:t>
      </w:r>
      <w:r w:rsidR="00286BAB">
        <w:rPr>
          <w:lang w:eastAsia="zh-CN"/>
        </w:rPr>
        <w:t>生产</w:t>
      </w:r>
      <w:r w:rsidR="0050118E">
        <w:rPr>
          <w:rFonts w:hint="eastAsia"/>
          <w:lang w:eastAsia="zh-CN"/>
        </w:rPr>
        <w:t>力和</w:t>
      </w:r>
      <w:r w:rsidR="0030099C">
        <w:rPr>
          <w:rFonts w:hint="eastAsia"/>
          <w:lang w:eastAsia="zh-CN"/>
        </w:rPr>
        <w:t>输出通量</w:t>
      </w:r>
      <w:r w:rsidR="0050118E">
        <w:rPr>
          <w:rFonts w:hint="eastAsia"/>
          <w:lang w:eastAsia="zh-CN"/>
        </w:rPr>
        <w:t>上升</w:t>
      </w:r>
      <w:r w:rsidR="0030099C">
        <w:rPr>
          <w:rFonts w:hint="eastAsia"/>
          <w:lang w:eastAsia="zh-CN"/>
        </w:rPr>
        <w:t>；</w:t>
      </w:r>
      <w:r w:rsidR="00286BAB">
        <w:rPr>
          <w:lang w:eastAsia="zh-CN"/>
        </w:rPr>
        <w:t>二是北大西洋</w:t>
      </w:r>
      <w:r w:rsidR="00F720B9">
        <w:rPr>
          <w:rFonts w:hint="eastAsia"/>
          <w:lang w:eastAsia="zh-CN"/>
        </w:rPr>
        <w:t>、西太平洋及部分副热带海区</w:t>
      </w:r>
      <w:r w:rsidR="0050118E">
        <w:rPr>
          <w:rFonts w:hint="eastAsia"/>
          <w:lang w:eastAsia="zh-CN"/>
        </w:rPr>
        <w:t>，营养盐供给</w:t>
      </w:r>
      <w:r w:rsidR="00F720B9">
        <w:rPr>
          <w:rFonts w:hint="eastAsia"/>
          <w:lang w:eastAsia="zh-CN"/>
        </w:rPr>
        <w:t>随层化增强而</w:t>
      </w:r>
      <w:r w:rsidR="0050118E">
        <w:rPr>
          <w:rFonts w:hint="eastAsia"/>
          <w:lang w:eastAsia="zh-CN"/>
        </w:rPr>
        <w:t>减弱</w:t>
      </w:r>
      <w:r w:rsidR="00F720B9">
        <w:rPr>
          <w:rFonts w:hint="eastAsia"/>
          <w:lang w:eastAsia="zh-CN"/>
        </w:rPr>
        <w:t>，表现为总初级生产力下降；</w:t>
      </w:r>
      <w:r w:rsidR="00286BAB">
        <w:rPr>
          <w:lang w:eastAsia="zh-CN"/>
        </w:rPr>
        <w:t>三是</w:t>
      </w:r>
      <w:r w:rsidR="0050118E">
        <w:rPr>
          <w:rFonts w:hint="eastAsia"/>
          <w:lang w:eastAsia="zh-CN"/>
        </w:rPr>
        <w:t>近岸</w:t>
      </w:r>
      <w:r w:rsidR="00F720B9">
        <w:rPr>
          <w:rFonts w:hint="eastAsia"/>
          <w:lang w:eastAsia="zh-CN"/>
        </w:rPr>
        <w:t>和大陆架区域</w:t>
      </w:r>
      <w:r w:rsidR="0050118E">
        <w:rPr>
          <w:rFonts w:hint="eastAsia"/>
          <w:lang w:eastAsia="zh-CN"/>
        </w:rPr>
        <w:t>，</w:t>
      </w:r>
      <w:r w:rsidR="001940A6">
        <w:rPr>
          <w:rFonts w:hint="eastAsia"/>
          <w:lang w:eastAsia="zh-CN"/>
        </w:rPr>
        <w:t>表层</w:t>
      </w:r>
      <w:r w:rsidR="005D1269">
        <w:rPr>
          <w:rFonts w:hint="eastAsia"/>
          <w:lang w:eastAsia="zh-CN"/>
        </w:rPr>
        <w:t>净初级生产力</w:t>
      </w:r>
      <w:r w:rsidR="00F720B9">
        <w:rPr>
          <w:rFonts w:hint="eastAsia"/>
          <w:lang w:eastAsia="zh-CN"/>
        </w:rPr>
        <w:t>显著影响</w:t>
      </w:r>
      <w:r w:rsidR="005D1269">
        <w:rPr>
          <w:rFonts w:hint="eastAsia"/>
          <w:lang w:eastAsia="zh-CN"/>
        </w:rPr>
        <w:t>底层颗粒有机碳通量的变化</w:t>
      </w:r>
      <w:r w:rsidR="00F720B9">
        <w:rPr>
          <w:rFonts w:hint="eastAsia"/>
          <w:lang w:eastAsia="zh-CN"/>
        </w:rPr>
        <w:t>，进而调控底层生态系统</w:t>
      </w:r>
      <w:r w:rsidR="00286BAB">
        <w:rPr>
          <w:lang w:eastAsia="zh-CN"/>
        </w:rPr>
        <w:t>。</w:t>
      </w:r>
      <w:r w:rsidR="0099177E">
        <w:rPr>
          <w:rFonts w:hint="eastAsia"/>
          <w:lang w:eastAsia="zh-CN"/>
        </w:rPr>
        <w:t>这些低营养级变量的演变进而构成鱼类功能群变化的驱动</w:t>
      </w:r>
      <w:r w:rsidR="00262845">
        <w:rPr>
          <w:rFonts w:hint="eastAsia"/>
          <w:lang w:eastAsia="zh-CN"/>
        </w:rPr>
        <w:t>力</w:t>
      </w:r>
      <w:r w:rsidR="0099177E">
        <w:rPr>
          <w:rFonts w:hint="eastAsia"/>
          <w:lang w:eastAsia="zh-CN"/>
        </w:rPr>
        <w:t>。</w:t>
      </w:r>
    </w:p>
    <w:p w14:paraId="4EA17CF4" w14:textId="77777777" w:rsidR="00406ED5" w:rsidRDefault="00000000">
      <w:pPr>
        <w:keepNext/>
        <w:keepLines/>
        <w:jc w:val="center"/>
        <w:rPr>
          <w:lang w:eastAsia="zh-CN"/>
        </w:rPr>
      </w:pPr>
      <w:r>
        <w:rPr>
          <w:noProof/>
        </w:rPr>
        <w:lastRenderedPageBreak/>
        <w:drawing>
          <wp:anchor distT="0" distB="0" distL="114300" distR="114300" simplePos="0" relativeHeight="251662336" behindDoc="0" locked="0" layoutInCell="1" allowOverlap="1" wp14:anchorId="53A40196" wp14:editId="2C38A3D3">
            <wp:simplePos x="0" y="0"/>
            <wp:positionH relativeFrom="column">
              <wp:posOffset>417830</wp:posOffset>
            </wp:positionH>
            <wp:positionV relativeFrom="paragraph">
              <wp:posOffset>253365</wp:posOffset>
            </wp:positionV>
            <wp:extent cx="5517515" cy="7463155"/>
            <wp:effectExtent l="0" t="0" r="6985"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maps_lower_trophic.jpg"/>
                    <pic:cNvPicPr/>
                  </pic:nvPicPr>
                  <pic:blipFill>
                    <a:blip r:embed="rId24"/>
                    <a:stretch>
                      <a:fillRect/>
                    </a:stretch>
                  </pic:blipFill>
                  <pic:spPr>
                    <a:xfrm>
                      <a:off x="0" y="0"/>
                      <a:ext cx="5517515" cy="7463155"/>
                    </a:xfrm>
                    <a:prstGeom prst="rect">
                      <a:avLst/>
                    </a:prstGeom>
                  </pic:spPr>
                </pic:pic>
              </a:graphicData>
            </a:graphic>
            <wp14:sizeRelH relativeFrom="margin">
              <wp14:pctWidth>0</wp14:pctWidth>
            </wp14:sizeRelH>
            <wp14:sizeRelV relativeFrom="margin">
              <wp14:pctHeight>0</wp14:pctHeight>
            </wp14:sizeRelV>
          </wp:anchor>
        </w:drawing>
      </w:r>
    </w:p>
    <w:p w14:paraId="5872A16F" w14:textId="1F8822D9" w:rsidR="00AE4A09" w:rsidRPr="0075057E" w:rsidRDefault="00000000" w:rsidP="00A85952">
      <w:pPr>
        <w:keepLines/>
        <w:spacing w:after="0" w:line="360" w:lineRule="auto"/>
        <w:jc w:val="center"/>
        <w:rPr>
          <w:rFonts w:ascii="Times New Roman" w:hAnsi="Times New Roman" w:cs="Times New Roman"/>
          <w:b/>
          <w:sz w:val="21"/>
          <w:lang w:eastAsia="zh-CN"/>
        </w:rPr>
      </w:pPr>
      <w:r w:rsidRPr="0075057E">
        <w:rPr>
          <w:rFonts w:ascii="Times New Roman" w:hAnsi="Times New Roman" w:cs="Times New Roman"/>
          <w:b/>
          <w:sz w:val="21"/>
          <w:lang w:eastAsia="zh-CN"/>
        </w:rPr>
        <w:t>图</w:t>
      </w:r>
      <w:r w:rsidRPr="0075057E">
        <w:rPr>
          <w:rFonts w:ascii="Times New Roman" w:hAnsi="Times New Roman" w:cs="Times New Roman"/>
          <w:b/>
          <w:sz w:val="21"/>
          <w:lang w:eastAsia="zh-CN"/>
        </w:rPr>
        <w:t xml:space="preserve"> 3-3 </w:t>
      </w:r>
      <w:r w:rsidRPr="0075057E">
        <w:rPr>
          <w:rFonts w:ascii="Times New Roman" w:hAnsi="Times New Roman" w:cs="Times New Roman"/>
          <w:b/>
          <w:sz w:val="21"/>
          <w:lang w:eastAsia="zh-CN"/>
        </w:rPr>
        <w:t>低营养级变量末期信号变化空间分布</w:t>
      </w:r>
      <w:r w:rsidR="00AE4A09" w:rsidRPr="0075057E">
        <w:rPr>
          <w:rFonts w:ascii="Times New Roman" w:hAnsi="Times New Roman" w:cs="Times New Roman"/>
          <w:b/>
          <w:sz w:val="21"/>
          <w:lang w:eastAsia="zh-CN"/>
        </w:rPr>
        <w:t>图</w:t>
      </w:r>
    </w:p>
    <w:p w14:paraId="24436EFD" w14:textId="4A0BEC37" w:rsidR="00406ED5" w:rsidRPr="0075057E" w:rsidRDefault="00000000" w:rsidP="00A85952">
      <w:pPr>
        <w:keepLines/>
        <w:spacing w:after="0" w:line="360" w:lineRule="auto"/>
        <w:jc w:val="center"/>
        <w:rPr>
          <w:rFonts w:ascii="Times New Roman" w:hAnsi="Times New Roman" w:cs="Times New Roman"/>
          <w:lang w:eastAsia="zh-CN"/>
        </w:rPr>
      </w:pPr>
      <w:r w:rsidRPr="0075057E">
        <w:rPr>
          <w:rFonts w:ascii="Times New Roman" w:hAnsi="Times New Roman" w:cs="Times New Roman"/>
          <w:b/>
          <w:sz w:val="21"/>
          <w:lang w:eastAsia="zh-CN"/>
        </w:rPr>
        <w:t>图中</w:t>
      </w:r>
      <w:r w:rsidR="00AE4A09" w:rsidRPr="0075057E">
        <w:rPr>
          <w:rFonts w:ascii="Times New Roman" w:hAnsi="Times New Roman" w:cs="Times New Roman"/>
          <w:b/>
          <w:sz w:val="21"/>
          <w:lang w:eastAsia="zh-CN"/>
        </w:rPr>
        <w:t>分别</w:t>
      </w:r>
      <w:r w:rsidRPr="0075057E">
        <w:rPr>
          <w:rFonts w:ascii="Times New Roman" w:hAnsi="Times New Roman" w:cs="Times New Roman"/>
          <w:b/>
          <w:sz w:val="21"/>
          <w:lang w:eastAsia="zh-CN"/>
        </w:rPr>
        <w:t>展示</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Pr="0075057E">
        <w:rPr>
          <w:rFonts w:ascii="Times New Roman" w:hAnsi="Times New Roman" w:cs="Times New Roman"/>
          <w:b/>
          <w:sz w:val="21"/>
          <w:lang w:eastAsia="zh-CN"/>
        </w:rPr>
        <w:t>净初级生产力、</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硅藻生物量、</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小型浮游植物生物量、</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00AE4A09" w:rsidRPr="0075057E">
        <w:rPr>
          <w:rFonts w:ascii="Times New Roman" w:hAnsi="Times New Roman" w:cs="Times New Roman"/>
          <w:b/>
          <w:sz w:val="21"/>
          <w:lang w:eastAsia="zh-CN"/>
        </w:rPr>
        <w:t>积分</w:t>
      </w:r>
      <w:r w:rsidRPr="0075057E">
        <w:rPr>
          <w:rFonts w:ascii="Times New Roman" w:hAnsi="Times New Roman" w:cs="Times New Roman"/>
          <w:b/>
          <w:sz w:val="21"/>
          <w:lang w:eastAsia="zh-CN"/>
        </w:rPr>
        <w:t>中型浮游动物生物量和底层颗粒有机碳通</w:t>
      </w:r>
      <w:r w:rsidR="000A199D" w:rsidRPr="0075057E">
        <w:rPr>
          <w:rFonts w:ascii="Times New Roman" w:hAnsi="Times New Roman" w:cs="Times New Roman"/>
          <w:b/>
          <w:sz w:val="21"/>
          <w:lang w:eastAsia="zh-CN"/>
        </w:rPr>
        <w:t>量</w:t>
      </w:r>
    </w:p>
    <w:p w14:paraId="61A04FB9" w14:textId="77777777" w:rsidR="00406ED5" w:rsidRDefault="00000000" w:rsidP="00F94769">
      <w:pPr>
        <w:keepNext/>
        <w:keepLines/>
        <w:rPr>
          <w:lang w:eastAsia="zh-CN"/>
        </w:rPr>
      </w:pPr>
      <w:r>
        <w:rPr>
          <w:noProof/>
        </w:rPr>
        <w:lastRenderedPageBreak/>
        <w:drawing>
          <wp:anchor distT="0" distB="0" distL="114300" distR="114300" simplePos="0" relativeHeight="251659264" behindDoc="0" locked="0" layoutInCell="1" allowOverlap="1" wp14:anchorId="36D7454F" wp14:editId="14F1FEED">
            <wp:simplePos x="0" y="0"/>
            <wp:positionH relativeFrom="column">
              <wp:posOffset>122555</wp:posOffset>
            </wp:positionH>
            <wp:positionV relativeFrom="paragraph">
              <wp:posOffset>220345</wp:posOffset>
            </wp:positionV>
            <wp:extent cx="5774055" cy="7479665"/>
            <wp:effectExtent l="0" t="0" r="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timeseries_lower_trophic.jpg"/>
                    <pic:cNvPicPr/>
                  </pic:nvPicPr>
                  <pic:blipFill>
                    <a:blip r:embed="rId25"/>
                    <a:stretch>
                      <a:fillRect/>
                    </a:stretch>
                  </pic:blipFill>
                  <pic:spPr>
                    <a:xfrm>
                      <a:off x="0" y="0"/>
                      <a:ext cx="5774055" cy="7479665"/>
                    </a:xfrm>
                    <a:prstGeom prst="rect">
                      <a:avLst/>
                    </a:prstGeom>
                  </pic:spPr>
                </pic:pic>
              </a:graphicData>
            </a:graphic>
            <wp14:sizeRelH relativeFrom="margin">
              <wp14:pctWidth>0</wp14:pctWidth>
            </wp14:sizeRelH>
            <wp14:sizeRelV relativeFrom="margin">
              <wp14:pctHeight>0</wp14:pctHeight>
            </wp14:sizeRelV>
          </wp:anchor>
        </w:drawing>
      </w:r>
    </w:p>
    <w:p w14:paraId="2EAACBDF" w14:textId="3EA55DC8" w:rsidR="00AE4A09" w:rsidRDefault="00000000" w:rsidP="00DE42FC">
      <w:pPr>
        <w:keepLines/>
        <w:spacing w:after="0" w:line="360" w:lineRule="auto"/>
        <w:jc w:val="center"/>
        <w:rPr>
          <w:b/>
          <w:sz w:val="21"/>
          <w:lang w:eastAsia="zh-CN"/>
        </w:rPr>
      </w:pPr>
      <w:r>
        <w:rPr>
          <w:b/>
          <w:sz w:val="21"/>
          <w:lang w:eastAsia="zh-CN"/>
        </w:rPr>
        <w:t xml:space="preserve">图 3-4 </w:t>
      </w:r>
      <w:commentRangeStart w:id="3"/>
      <w:r>
        <w:rPr>
          <w:b/>
          <w:sz w:val="21"/>
          <w:lang w:eastAsia="zh-CN"/>
        </w:rPr>
        <w:t>低营养级变量全球年平均时间序列</w:t>
      </w:r>
      <w:r w:rsidR="00AE4A09">
        <w:rPr>
          <w:rFonts w:hint="eastAsia"/>
          <w:b/>
          <w:sz w:val="21"/>
          <w:lang w:eastAsia="zh-CN"/>
        </w:rPr>
        <w:t>图</w:t>
      </w:r>
      <w:commentRangeEnd w:id="3"/>
      <w:r w:rsidR="003202DB">
        <w:rPr>
          <w:rStyle w:val="affa"/>
          <w:b/>
          <w:sz w:val="21"/>
          <w:szCs w:val="22"/>
          <w:lang w:eastAsia="zh-CN"/>
        </w:rPr>
        <w:commentReference w:id="3"/>
      </w:r>
    </w:p>
    <w:p w14:paraId="15B42D74" w14:textId="3775314A" w:rsidR="000A199D" w:rsidRDefault="004E50F0" w:rsidP="00DE42FC">
      <w:pPr>
        <w:keepLines/>
        <w:spacing w:after="0" w:line="360" w:lineRule="auto"/>
        <w:jc w:val="center"/>
        <w:rPr>
          <w:lang w:eastAsia="zh-CN"/>
        </w:rPr>
      </w:pPr>
      <w:r>
        <w:rPr>
          <w:rFonts w:hint="eastAsia"/>
          <w:b/>
          <w:sz w:val="21"/>
          <w:lang w:eastAsia="zh-CN"/>
        </w:rPr>
        <w:t>曲线</w:t>
      </w:r>
      <w:r w:rsidR="00E50CCF">
        <w:rPr>
          <w:rFonts w:hint="eastAsia"/>
          <w:b/>
          <w:sz w:val="21"/>
          <w:lang w:eastAsia="zh-CN"/>
        </w:rPr>
        <w:t>分别</w:t>
      </w:r>
      <w:r w:rsidRPr="004E50F0">
        <w:rPr>
          <w:b/>
          <w:sz w:val="21"/>
          <w:lang w:eastAsia="zh-CN"/>
        </w:rPr>
        <w:t>展示</w:t>
      </w:r>
      <w:r w:rsidR="000A199D">
        <w:rPr>
          <w:rFonts w:hint="eastAsia"/>
          <w:b/>
          <w:sz w:val="21"/>
          <w:lang w:eastAsia="zh-CN"/>
        </w:rPr>
        <w:t>上层100m</w:t>
      </w:r>
      <w:r w:rsidR="000A199D">
        <w:rPr>
          <w:b/>
          <w:sz w:val="21"/>
          <w:lang w:eastAsia="zh-CN"/>
        </w:rPr>
        <w:t>净初级生产力、</w:t>
      </w:r>
      <w:r w:rsidR="000A199D">
        <w:rPr>
          <w:rFonts w:hint="eastAsia"/>
          <w:b/>
          <w:sz w:val="21"/>
          <w:lang w:eastAsia="zh-CN"/>
        </w:rPr>
        <w:t>上层150m平均</w:t>
      </w:r>
      <w:r w:rsidR="000A199D">
        <w:rPr>
          <w:b/>
          <w:sz w:val="21"/>
          <w:lang w:eastAsia="zh-CN"/>
        </w:rPr>
        <w:t>硅藻生物量、</w:t>
      </w:r>
      <w:r w:rsidR="000A199D">
        <w:rPr>
          <w:rFonts w:hint="eastAsia"/>
          <w:b/>
          <w:sz w:val="21"/>
          <w:lang w:eastAsia="zh-CN"/>
        </w:rPr>
        <w:t>上层150m平均</w:t>
      </w:r>
      <w:r w:rsidR="000A199D">
        <w:rPr>
          <w:b/>
          <w:sz w:val="21"/>
          <w:lang w:eastAsia="zh-CN"/>
        </w:rPr>
        <w:t>小型浮游植物生物量、</w:t>
      </w:r>
      <w:r w:rsidR="000A199D">
        <w:rPr>
          <w:rFonts w:hint="eastAsia"/>
          <w:b/>
          <w:sz w:val="21"/>
          <w:lang w:eastAsia="zh-CN"/>
        </w:rPr>
        <w:t>上层100m</w:t>
      </w:r>
      <w:r w:rsidR="00AE4A09">
        <w:rPr>
          <w:rFonts w:hint="eastAsia"/>
          <w:b/>
          <w:sz w:val="21"/>
          <w:lang w:eastAsia="zh-CN"/>
        </w:rPr>
        <w:t>积分</w:t>
      </w:r>
      <w:r w:rsidR="000A199D">
        <w:rPr>
          <w:b/>
          <w:sz w:val="21"/>
          <w:lang w:eastAsia="zh-CN"/>
        </w:rPr>
        <w:t>中型浮游动物生物量和底层颗粒有机碳通</w:t>
      </w:r>
      <w:r w:rsidR="000A199D">
        <w:rPr>
          <w:rFonts w:hint="eastAsia"/>
          <w:b/>
          <w:sz w:val="21"/>
          <w:lang w:eastAsia="zh-CN"/>
        </w:rPr>
        <w:t>量</w:t>
      </w:r>
    </w:p>
    <w:p w14:paraId="04797AD1" w14:textId="3C407AD5" w:rsidR="00406ED5" w:rsidRDefault="00000000" w:rsidP="000A199D">
      <w:pPr>
        <w:keepLines/>
        <w:spacing w:line="360" w:lineRule="auto"/>
        <w:rPr>
          <w:lang w:eastAsia="zh-CN"/>
        </w:rPr>
      </w:pPr>
      <w:r>
        <w:rPr>
          <w:rFonts w:ascii="黑体" w:eastAsia="黑体" w:hAnsi="黑体"/>
          <w:b/>
          <w:sz w:val="28"/>
          <w:lang w:eastAsia="zh-CN"/>
        </w:rPr>
        <w:lastRenderedPageBreak/>
        <w:t>3.3 鱼类功能群生物量</w:t>
      </w:r>
    </w:p>
    <w:p w14:paraId="4817EA4A" w14:textId="2886887B" w:rsidR="00EC2411" w:rsidRDefault="00390801" w:rsidP="00BF0EAE">
      <w:pPr>
        <w:spacing w:after="0" w:line="360" w:lineRule="auto"/>
        <w:ind w:firstLine="420"/>
        <w:rPr>
          <w:lang w:eastAsia="zh-CN"/>
        </w:rPr>
      </w:pPr>
      <w:r w:rsidRPr="00034D8A">
        <w:rPr>
          <w:rFonts w:hint="eastAsia"/>
          <w:lang w:eastAsia="zh-CN"/>
        </w:rPr>
        <w:t>相较于环境变量和低营养级</w:t>
      </w:r>
      <w:r w:rsidR="00346B1D">
        <w:rPr>
          <w:rFonts w:hint="eastAsia"/>
          <w:lang w:eastAsia="zh-CN"/>
        </w:rPr>
        <w:t>相关</w:t>
      </w:r>
      <w:r w:rsidRPr="00034D8A">
        <w:rPr>
          <w:rFonts w:hint="eastAsia"/>
          <w:lang w:eastAsia="zh-CN"/>
        </w:rPr>
        <w:t>变量，</w:t>
      </w:r>
      <w:r>
        <w:rPr>
          <w:rFonts w:hint="eastAsia"/>
          <w:lang w:eastAsia="zh-CN"/>
        </w:rPr>
        <w:t>鱼类功能群生物量受到更多因素影响，包括</w:t>
      </w:r>
      <w:r w:rsidR="00AE0760">
        <w:rPr>
          <w:rFonts w:hint="eastAsia"/>
          <w:lang w:eastAsia="zh-CN"/>
        </w:rPr>
        <w:t>可影响其</w:t>
      </w:r>
      <w:r w:rsidR="00AE0760" w:rsidRPr="00034D8A">
        <w:rPr>
          <w:rFonts w:hint="eastAsia"/>
          <w:lang w:eastAsia="zh-CN"/>
        </w:rPr>
        <w:t>栖息地适宜性</w:t>
      </w:r>
      <w:r w:rsidR="00AE0760">
        <w:rPr>
          <w:rFonts w:hint="eastAsia"/>
          <w:lang w:eastAsia="zh-CN"/>
        </w:rPr>
        <w:t>与食物供给的</w:t>
      </w:r>
      <w:r>
        <w:rPr>
          <w:rFonts w:hint="eastAsia"/>
          <w:lang w:eastAsia="zh-CN"/>
        </w:rPr>
        <w:t>温度</w:t>
      </w:r>
      <w:r w:rsidR="00F865B8">
        <w:rPr>
          <w:rFonts w:hint="eastAsia"/>
          <w:lang w:eastAsia="zh-CN"/>
        </w:rPr>
        <w:t>、</w:t>
      </w:r>
      <w:r w:rsidR="0034503F">
        <w:rPr>
          <w:rFonts w:hint="eastAsia"/>
          <w:lang w:eastAsia="zh-CN"/>
        </w:rPr>
        <w:t>初级生产力及底层颗粒有机物通量等。</w:t>
      </w:r>
      <w:r w:rsidR="00AE0760">
        <w:rPr>
          <w:rFonts w:hint="eastAsia"/>
          <w:lang w:eastAsia="zh-CN"/>
        </w:rPr>
        <w:t>因此，鱼类功能群对气候变化的响应</w:t>
      </w:r>
      <w:r w:rsidR="00346B1D">
        <w:rPr>
          <w:rFonts w:hint="eastAsia"/>
          <w:lang w:eastAsia="zh-CN"/>
        </w:rPr>
        <w:t>格局往往并非与单一</w:t>
      </w:r>
      <w:r w:rsidR="00AE0760">
        <w:rPr>
          <w:rFonts w:hint="eastAsia"/>
          <w:lang w:eastAsia="zh-CN"/>
        </w:rPr>
        <w:t>环境变量</w:t>
      </w:r>
      <w:r w:rsidR="00346B1D">
        <w:rPr>
          <w:rFonts w:hint="eastAsia"/>
          <w:lang w:eastAsia="zh-CN"/>
        </w:rPr>
        <w:t>或</w:t>
      </w:r>
      <w:r w:rsidR="00AE0760">
        <w:rPr>
          <w:rFonts w:hint="eastAsia"/>
          <w:lang w:eastAsia="zh-CN"/>
        </w:rPr>
        <w:t>低营养级变量</w:t>
      </w:r>
      <w:r w:rsidR="00346B1D">
        <w:rPr>
          <w:rFonts w:hint="eastAsia"/>
          <w:lang w:eastAsia="zh-CN"/>
        </w:rPr>
        <w:t>相关，而是</w:t>
      </w:r>
      <w:r w:rsidR="001B352D">
        <w:rPr>
          <w:rFonts w:hint="eastAsia"/>
          <w:lang w:eastAsia="zh-CN"/>
        </w:rPr>
        <w:t>呈现</w:t>
      </w:r>
      <w:r w:rsidR="00346B1D">
        <w:rPr>
          <w:rFonts w:hint="eastAsia"/>
          <w:lang w:eastAsia="zh-CN"/>
        </w:rPr>
        <w:t>多变量</w:t>
      </w:r>
      <w:r w:rsidR="00DE7FEF">
        <w:rPr>
          <w:rFonts w:hint="eastAsia"/>
          <w:lang w:eastAsia="zh-CN"/>
        </w:rPr>
        <w:t>共</w:t>
      </w:r>
      <w:r w:rsidR="001B352D">
        <w:rPr>
          <w:rFonts w:hint="eastAsia"/>
          <w:lang w:eastAsia="zh-CN"/>
        </w:rPr>
        <w:t>同</w:t>
      </w:r>
      <w:r w:rsidR="00DC2875">
        <w:rPr>
          <w:rFonts w:hint="eastAsia"/>
          <w:lang w:eastAsia="zh-CN"/>
        </w:rPr>
        <w:t>作用</w:t>
      </w:r>
      <w:r w:rsidR="001B352D">
        <w:rPr>
          <w:rFonts w:hint="eastAsia"/>
          <w:lang w:eastAsia="zh-CN"/>
        </w:rPr>
        <w:t>特征</w:t>
      </w:r>
      <w:r w:rsidR="00AE0760">
        <w:rPr>
          <w:rFonts w:hint="eastAsia"/>
          <w:lang w:eastAsia="zh-CN"/>
        </w:rPr>
        <w:t>。</w:t>
      </w:r>
    </w:p>
    <w:p w14:paraId="082AE682" w14:textId="6D7E3520" w:rsidR="0015161F" w:rsidRDefault="00730CAD" w:rsidP="005A11F9">
      <w:pPr>
        <w:spacing w:after="0" w:line="360" w:lineRule="auto"/>
        <w:ind w:firstLine="420"/>
        <w:rPr>
          <w:rFonts w:ascii="Times New Roman" w:hAnsi="Times New Roman" w:cs="Times New Roman"/>
          <w:lang w:eastAsia="zh-CN"/>
        </w:rPr>
      </w:pPr>
      <w:r w:rsidRPr="00730CAD">
        <w:rPr>
          <w:lang w:eastAsia="zh-CN"/>
        </w:rPr>
        <w:t>本研究结果显示，浮泳鱼</w:t>
      </w:r>
      <w:r>
        <w:rPr>
          <w:rFonts w:hint="eastAsia"/>
          <w:lang w:eastAsia="zh-CN"/>
        </w:rPr>
        <w:t>、底栖鱼</w:t>
      </w:r>
      <w:r w:rsidR="00D7320F">
        <w:rPr>
          <w:rFonts w:hint="eastAsia"/>
          <w:lang w:eastAsia="zh-CN"/>
        </w:rPr>
        <w:t>与饵料鱼</w:t>
      </w:r>
      <w:r w:rsidRPr="00730CAD">
        <w:rPr>
          <w:lang w:eastAsia="zh-CN"/>
        </w:rPr>
        <w:t>三</w:t>
      </w:r>
      <w:r w:rsidR="00D7320F">
        <w:rPr>
          <w:rFonts w:hint="eastAsia"/>
          <w:lang w:eastAsia="zh-CN"/>
        </w:rPr>
        <w:t>类</w:t>
      </w:r>
      <w:r w:rsidRPr="00730CAD">
        <w:rPr>
          <w:lang w:eastAsia="zh-CN"/>
        </w:rPr>
        <w:t>功能群虽然整体均呈下降趋势，但其空间格局、变化幅度以及长期趋势出现时间存在明显差异，反映出</w:t>
      </w:r>
      <w:r w:rsidR="00D7320F">
        <w:rPr>
          <w:rFonts w:hint="eastAsia"/>
          <w:lang w:eastAsia="zh-CN"/>
        </w:rPr>
        <w:t>驱动</w:t>
      </w:r>
      <w:r w:rsidRPr="00730CAD">
        <w:rPr>
          <w:lang w:eastAsia="zh-CN"/>
        </w:rPr>
        <w:t>不同鱼类功能群的机制</w:t>
      </w:r>
      <w:r w:rsidR="00D7320F">
        <w:rPr>
          <w:rFonts w:hint="eastAsia"/>
          <w:lang w:eastAsia="zh-CN"/>
        </w:rPr>
        <w:t>具有显著差异（</w:t>
      </w:r>
      <w:r w:rsidR="00952B09" w:rsidRPr="0075057E">
        <w:rPr>
          <w:rFonts w:ascii="Times New Roman" w:hAnsi="Times New Roman" w:cs="Times New Roman"/>
          <w:lang w:eastAsia="zh-CN"/>
        </w:rPr>
        <w:t>图</w:t>
      </w:r>
      <w:r w:rsidR="00952B09" w:rsidRPr="0075057E">
        <w:rPr>
          <w:rFonts w:ascii="Times New Roman" w:hAnsi="Times New Roman" w:cs="Times New Roman"/>
          <w:lang w:eastAsia="zh-CN"/>
        </w:rPr>
        <w:t>3-5</w:t>
      </w:r>
      <w:r w:rsidR="00952B09" w:rsidRPr="0075057E">
        <w:rPr>
          <w:rFonts w:ascii="Times New Roman" w:hAnsi="Times New Roman" w:cs="Times New Roman"/>
          <w:lang w:eastAsia="zh-CN"/>
        </w:rPr>
        <w:t>和图</w:t>
      </w:r>
      <w:r w:rsidR="00952B09" w:rsidRPr="0075057E">
        <w:rPr>
          <w:rFonts w:ascii="Times New Roman" w:hAnsi="Times New Roman" w:cs="Times New Roman"/>
          <w:lang w:eastAsia="zh-CN"/>
        </w:rPr>
        <w:t>3-6</w:t>
      </w:r>
      <w:r w:rsidR="00D7320F">
        <w:rPr>
          <w:rFonts w:ascii="Times New Roman" w:hAnsi="Times New Roman" w:cs="Times New Roman" w:hint="eastAsia"/>
          <w:lang w:eastAsia="zh-CN"/>
        </w:rPr>
        <w:t>）。其中，</w:t>
      </w:r>
      <w:r w:rsidR="00D7320F" w:rsidRPr="00D7320F">
        <w:rPr>
          <w:rFonts w:ascii="Times New Roman" w:hAnsi="Times New Roman" w:cs="Times New Roman"/>
          <w:lang w:eastAsia="zh-CN"/>
        </w:rPr>
        <w:t>饵料鱼生物量的变化空间范围最广</w:t>
      </w:r>
      <w:r w:rsidR="00D7320F">
        <w:rPr>
          <w:rFonts w:ascii="Times New Roman" w:hAnsi="Times New Roman" w:cs="Times New Roman" w:hint="eastAsia"/>
          <w:lang w:eastAsia="zh-CN"/>
        </w:rPr>
        <w:t>。至本世纪末起生物量在</w:t>
      </w:r>
      <w:r w:rsidR="00750AD9" w:rsidRPr="0075057E">
        <w:rPr>
          <w:rFonts w:ascii="Times New Roman" w:hAnsi="Times New Roman" w:cs="Times New Roman"/>
          <w:lang w:eastAsia="zh-CN"/>
        </w:rPr>
        <w:t>西</w:t>
      </w:r>
      <w:r w:rsidR="00952B09" w:rsidRPr="0075057E">
        <w:rPr>
          <w:rFonts w:ascii="Times New Roman" w:hAnsi="Times New Roman" w:cs="Times New Roman"/>
          <w:lang w:eastAsia="zh-CN"/>
        </w:rPr>
        <w:t>太平洋</w:t>
      </w:r>
      <w:r w:rsidR="00750AD9" w:rsidRPr="0075057E">
        <w:rPr>
          <w:rFonts w:ascii="Times New Roman" w:hAnsi="Times New Roman" w:cs="Times New Roman"/>
          <w:lang w:eastAsia="zh-CN"/>
        </w:rPr>
        <w:t>、</w:t>
      </w:r>
      <w:r w:rsidR="00AB5A52" w:rsidRPr="0075057E">
        <w:rPr>
          <w:rFonts w:ascii="Times New Roman" w:hAnsi="Times New Roman" w:cs="Times New Roman"/>
          <w:lang w:eastAsia="zh-CN"/>
        </w:rPr>
        <w:t>赤道大西洋、</w:t>
      </w:r>
      <w:r w:rsidR="00952B09" w:rsidRPr="0075057E">
        <w:rPr>
          <w:rFonts w:ascii="Times New Roman" w:hAnsi="Times New Roman" w:cs="Times New Roman"/>
          <w:lang w:eastAsia="zh-CN"/>
        </w:rPr>
        <w:t>大西洋</w:t>
      </w:r>
      <w:r w:rsidR="00750AD9" w:rsidRPr="0075057E">
        <w:rPr>
          <w:rFonts w:ascii="Times New Roman" w:hAnsi="Times New Roman" w:cs="Times New Roman"/>
          <w:lang w:eastAsia="zh-CN"/>
        </w:rPr>
        <w:t>副热带海区和印度洋</w:t>
      </w:r>
      <w:r w:rsidR="00D7320F">
        <w:rPr>
          <w:rFonts w:ascii="Times New Roman" w:hAnsi="Times New Roman" w:cs="Times New Roman" w:hint="eastAsia"/>
          <w:lang w:eastAsia="zh-CN"/>
        </w:rPr>
        <w:t>均呈降低，</w:t>
      </w:r>
      <w:r w:rsidR="00750AD9" w:rsidRPr="0075057E">
        <w:rPr>
          <w:rFonts w:ascii="Times New Roman" w:hAnsi="Times New Roman" w:cs="Times New Roman"/>
          <w:lang w:eastAsia="zh-CN"/>
        </w:rPr>
        <w:t>而</w:t>
      </w:r>
      <w:r w:rsidR="00952B09" w:rsidRPr="0075057E">
        <w:rPr>
          <w:rFonts w:ascii="Times New Roman" w:hAnsi="Times New Roman" w:cs="Times New Roman"/>
          <w:lang w:eastAsia="zh-CN"/>
        </w:rPr>
        <w:t>南大洋部分海区</w:t>
      </w:r>
      <w:r w:rsidR="003E024E" w:rsidRPr="0075057E">
        <w:rPr>
          <w:rFonts w:ascii="Times New Roman" w:hAnsi="Times New Roman" w:cs="Times New Roman"/>
          <w:lang w:eastAsia="zh-CN"/>
        </w:rPr>
        <w:t>、赤道太平洋中东部、</w:t>
      </w:r>
      <w:r w:rsidR="00D7320F">
        <w:rPr>
          <w:rFonts w:ascii="Times New Roman" w:hAnsi="Times New Roman" w:cs="Times New Roman" w:hint="eastAsia"/>
          <w:lang w:eastAsia="zh-CN"/>
        </w:rPr>
        <w:t>亚北极</w:t>
      </w:r>
      <w:r w:rsidR="003E024E" w:rsidRPr="0075057E">
        <w:rPr>
          <w:rFonts w:ascii="Times New Roman" w:hAnsi="Times New Roman" w:cs="Times New Roman"/>
          <w:lang w:eastAsia="zh-CN"/>
        </w:rPr>
        <w:t>北大西洋和南大西洋</w:t>
      </w:r>
      <w:r w:rsidR="00AB5A52" w:rsidRPr="0075057E">
        <w:rPr>
          <w:rFonts w:ascii="Times New Roman" w:hAnsi="Times New Roman" w:cs="Times New Roman"/>
          <w:lang w:eastAsia="zh-CN"/>
        </w:rPr>
        <w:t>海区</w:t>
      </w:r>
      <w:r w:rsidR="00D7320F">
        <w:rPr>
          <w:rFonts w:ascii="Times New Roman" w:hAnsi="Times New Roman" w:cs="Times New Roman" w:hint="eastAsia"/>
          <w:lang w:eastAsia="zh-CN"/>
        </w:rPr>
        <w:t>则出现生物量增加</w:t>
      </w:r>
      <w:r w:rsidR="00952B09" w:rsidRPr="0075057E">
        <w:rPr>
          <w:rFonts w:ascii="Times New Roman" w:hAnsi="Times New Roman" w:cs="Times New Roman"/>
          <w:lang w:eastAsia="zh-CN"/>
        </w:rPr>
        <w:t>。</w:t>
      </w:r>
      <w:r w:rsidR="00272529" w:rsidRPr="00272529">
        <w:rPr>
          <w:rFonts w:ascii="Times New Roman" w:hAnsi="Times New Roman" w:cs="Times New Roman"/>
          <w:lang w:eastAsia="zh-CN"/>
        </w:rPr>
        <w:t>从全球时间序列来看，</w:t>
      </w:r>
      <w:r w:rsidR="003E024E" w:rsidRPr="0075057E">
        <w:rPr>
          <w:rFonts w:ascii="Times New Roman" w:hAnsi="Times New Roman" w:cs="Times New Roman"/>
          <w:lang w:eastAsia="zh-CN"/>
        </w:rPr>
        <w:t>饵料鱼</w:t>
      </w:r>
      <w:r w:rsidR="00AB5A52" w:rsidRPr="0075057E">
        <w:rPr>
          <w:rFonts w:ascii="Times New Roman" w:hAnsi="Times New Roman" w:cs="Times New Roman"/>
          <w:lang w:eastAsia="zh-CN"/>
        </w:rPr>
        <w:t>生物量</w:t>
      </w:r>
      <w:r w:rsidR="00272529">
        <w:rPr>
          <w:rFonts w:ascii="Times New Roman" w:hAnsi="Times New Roman" w:cs="Times New Roman" w:hint="eastAsia"/>
          <w:lang w:eastAsia="zh-CN"/>
        </w:rPr>
        <w:t>在模拟初期略有</w:t>
      </w:r>
      <w:r w:rsidR="003E024E" w:rsidRPr="0075057E">
        <w:rPr>
          <w:rFonts w:ascii="Times New Roman" w:hAnsi="Times New Roman" w:cs="Times New Roman"/>
          <w:lang w:eastAsia="zh-CN"/>
        </w:rPr>
        <w:t>上升，但</w:t>
      </w:r>
      <w:r w:rsidR="003E024E" w:rsidRPr="0075057E">
        <w:rPr>
          <w:rFonts w:ascii="Times New Roman" w:hAnsi="Times New Roman" w:cs="Times New Roman"/>
          <w:lang w:eastAsia="zh-CN"/>
        </w:rPr>
        <w:t>2050</w:t>
      </w:r>
      <w:r w:rsidR="003E024E" w:rsidRPr="0075057E">
        <w:rPr>
          <w:rFonts w:ascii="Times New Roman" w:hAnsi="Times New Roman" w:cs="Times New Roman"/>
          <w:lang w:eastAsia="zh-CN"/>
        </w:rPr>
        <w:t>年</w:t>
      </w:r>
      <w:r w:rsidR="00272529">
        <w:rPr>
          <w:rFonts w:ascii="Times New Roman" w:hAnsi="Times New Roman" w:cs="Times New Roman" w:hint="eastAsia"/>
          <w:lang w:eastAsia="zh-CN"/>
        </w:rPr>
        <w:t>前</w:t>
      </w:r>
      <w:r w:rsidR="003E024E" w:rsidRPr="0075057E">
        <w:rPr>
          <w:rFonts w:ascii="Times New Roman" w:hAnsi="Times New Roman" w:cs="Times New Roman"/>
          <w:lang w:eastAsia="zh-CN"/>
        </w:rPr>
        <w:t>后出现明显下降</w:t>
      </w:r>
      <w:r w:rsidR="00AB5A52" w:rsidRPr="0075057E">
        <w:rPr>
          <w:rFonts w:ascii="Times New Roman" w:hAnsi="Times New Roman" w:cs="Times New Roman"/>
          <w:lang w:eastAsia="zh-CN"/>
        </w:rPr>
        <w:t>，在</w:t>
      </w:r>
      <w:r w:rsidR="00AB5A52" w:rsidRPr="0075057E">
        <w:rPr>
          <w:rFonts w:ascii="Times New Roman" w:hAnsi="Times New Roman" w:cs="Times New Roman"/>
          <w:lang w:eastAsia="zh-CN"/>
        </w:rPr>
        <w:t>2065</w:t>
      </w:r>
      <w:r w:rsidR="00AB5A52" w:rsidRPr="0075057E">
        <w:rPr>
          <w:rFonts w:ascii="Times New Roman" w:hAnsi="Times New Roman" w:cs="Times New Roman"/>
          <w:lang w:eastAsia="zh-CN"/>
        </w:rPr>
        <w:t>年</w:t>
      </w:r>
      <w:r w:rsidR="00272529">
        <w:rPr>
          <w:rFonts w:ascii="Times New Roman" w:hAnsi="Times New Roman" w:cs="Times New Roman" w:hint="eastAsia"/>
          <w:lang w:eastAsia="zh-CN"/>
        </w:rPr>
        <w:t>后下降趋势</w:t>
      </w:r>
      <w:r w:rsidR="00AB5A52" w:rsidRPr="0075057E">
        <w:rPr>
          <w:rFonts w:ascii="Times New Roman" w:hAnsi="Times New Roman" w:cs="Times New Roman"/>
          <w:lang w:eastAsia="zh-CN"/>
        </w:rPr>
        <w:t>偏离自然变率</w:t>
      </w:r>
      <w:r w:rsidR="003E024E" w:rsidRPr="0075057E">
        <w:rPr>
          <w:rFonts w:ascii="Times New Roman" w:hAnsi="Times New Roman" w:cs="Times New Roman"/>
          <w:lang w:eastAsia="zh-CN"/>
        </w:rPr>
        <w:t>。</w:t>
      </w:r>
      <w:r w:rsidR="00952B09" w:rsidRPr="0075057E">
        <w:rPr>
          <w:rFonts w:ascii="Times New Roman" w:hAnsi="Times New Roman" w:cs="Times New Roman"/>
          <w:lang w:eastAsia="zh-CN"/>
        </w:rPr>
        <w:t>饵料鱼</w:t>
      </w:r>
      <w:r w:rsidR="00AB5A52" w:rsidRPr="0075057E">
        <w:rPr>
          <w:rFonts w:ascii="Times New Roman" w:hAnsi="Times New Roman" w:cs="Times New Roman"/>
          <w:lang w:eastAsia="zh-CN"/>
        </w:rPr>
        <w:t>的</w:t>
      </w:r>
      <w:r w:rsidR="00272529" w:rsidRPr="0075057E">
        <w:rPr>
          <w:rFonts w:ascii="Times New Roman" w:hAnsi="Times New Roman" w:cs="Times New Roman"/>
          <w:lang w:eastAsia="zh-CN"/>
        </w:rPr>
        <w:t>全球分布</w:t>
      </w:r>
      <w:r w:rsidR="00272529">
        <w:rPr>
          <w:rFonts w:ascii="Times New Roman" w:hAnsi="Times New Roman" w:cs="Times New Roman" w:hint="eastAsia"/>
          <w:lang w:eastAsia="zh-CN"/>
        </w:rPr>
        <w:t>和变化</w:t>
      </w:r>
      <w:r w:rsidR="00272529" w:rsidRPr="0075057E">
        <w:rPr>
          <w:rFonts w:ascii="Times New Roman" w:hAnsi="Times New Roman" w:cs="Times New Roman"/>
          <w:lang w:eastAsia="zh-CN"/>
        </w:rPr>
        <w:t>格局与中型浮游动物</w:t>
      </w:r>
      <w:r w:rsidR="00272529">
        <w:rPr>
          <w:rFonts w:ascii="Times New Roman" w:hAnsi="Times New Roman" w:cs="Times New Roman" w:hint="eastAsia"/>
          <w:lang w:eastAsia="zh-CN"/>
        </w:rPr>
        <w:t>具有良好的一致性，</w:t>
      </w:r>
      <w:r w:rsidR="008D657D">
        <w:rPr>
          <w:rFonts w:ascii="Times New Roman" w:hAnsi="Times New Roman" w:cs="Times New Roman" w:hint="eastAsia"/>
          <w:lang w:eastAsia="zh-CN"/>
        </w:rPr>
        <w:t>这说明</w:t>
      </w:r>
      <w:r w:rsidR="008D657D" w:rsidRPr="008D657D">
        <w:rPr>
          <w:rFonts w:ascii="Times New Roman" w:hAnsi="Times New Roman" w:cs="Times New Roman"/>
          <w:lang w:eastAsia="zh-CN"/>
        </w:rPr>
        <w:t>其变化主要受到食物来源控制。</w:t>
      </w:r>
      <w:r w:rsidR="008D657D">
        <w:rPr>
          <w:rFonts w:ascii="Times New Roman" w:hAnsi="Times New Roman" w:cs="Times New Roman" w:hint="eastAsia"/>
          <w:lang w:eastAsia="zh-CN"/>
        </w:rPr>
        <w:t>由于</w:t>
      </w:r>
      <w:r w:rsidR="00952B09" w:rsidRPr="0075057E">
        <w:rPr>
          <w:rFonts w:ascii="Times New Roman" w:hAnsi="Times New Roman" w:cs="Times New Roman"/>
          <w:lang w:eastAsia="zh-CN"/>
        </w:rPr>
        <w:t>中型浮游动物</w:t>
      </w:r>
      <w:r w:rsidR="008D657D">
        <w:rPr>
          <w:rFonts w:ascii="Times New Roman" w:hAnsi="Times New Roman" w:cs="Times New Roman" w:hint="eastAsia"/>
          <w:lang w:eastAsia="zh-CN"/>
        </w:rPr>
        <w:t>是饵料鱼最重要的</w:t>
      </w:r>
      <w:r w:rsidR="008D657D" w:rsidRPr="0075057E">
        <w:rPr>
          <w:rFonts w:ascii="Times New Roman" w:hAnsi="Times New Roman" w:cs="Times New Roman"/>
          <w:lang w:eastAsia="zh-CN"/>
        </w:rPr>
        <w:t>食物来源</w:t>
      </w:r>
      <w:r w:rsidR="00952B09" w:rsidRPr="0075057E">
        <w:rPr>
          <w:rFonts w:ascii="Times New Roman" w:hAnsi="Times New Roman" w:cs="Times New Roman"/>
          <w:lang w:eastAsia="zh-CN"/>
        </w:rPr>
        <w:t>，</w:t>
      </w:r>
      <w:r w:rsidR="008D657D" w:rsidRPr="008D657D">
        <w:rPr>
          <w:rFonts w:ascii="Times New Roman" w:hAnsi="Times New Roman" w:cs="Times New Roman"/>
          <w:lang w:eastAsia="zh-CN"/>
        </w:rPr>
        <w:t>因此低营养级食物供给变化能够直接影响饵料鱼潜在生物量</w:t>
      </w:r>
      <w:r w:rsidR="00AB5A52" w:rsidRPr="0075057E">
        <w:rPr>
          <w:rFonts w:ascii="Times New Roman" w:hAnsi="Times New Roman" w:cs="Times New Roman"/>
          <w:lang w:eastAsia="zh-CN"/>
        </w:rPr>
        <w:t>。</w:t>
      </w:r>
      <w:r w:rsidR="00104C6E" w:rsidRPr="00104C6E">
        <w:rPr>
          <w:rFonts w:ascii="Times New Roman" w:hAnsi="Times New Roman" w:cs="Times New Roman"/>
          <w:lang w:eastAsia="zh-CN"/>
        </w:rPr>
        <w:t>例如，在南大洋中型浮游动物增加带动了饵料鱼生物量上升；而在印度洋、北太平洋和部分副热带贫营养化海区，中型浮游动物下降则对应饵料鱼生物量减少。</w:t>
      </w:r>
      <w:r w:rsidR="00104C6E">
        <w:rPr>
          <w:rFonts w:ascii="Times New Roman" w:hAnsi="Times New Roman" w:cs="Times New Roman" w:hint="eastAsia"/>
          <w:lang w:eastAsia="zh-CN"/>
        </w:rPr>
        <w:t>然而，部分区域饵料鱼生物量的格局与</w:t>
      </w:r>
      <w:r w:rsidR="00104C6E" w:rsidRPr="0075057E">
        <w:rPr>
          <w:rFonts w:ascii="Times New Roman" w:hAnsi="Times New Roman" w:cs="Times New Roman"/>
          <w:lang w:eastAsia="zh-CN"/>
        </w:rPr>
        <w:t>中型浮游动物生物量</w:t>
      </w:r>
      <w:r w:rsidR="00104C6E">
        <w:rPr>
          <w:rFonts w:ascii="Times New Roman" w:hAnsi="Times New Roman" w:cs="Times New Roman" w:hint="eastAsia"/>
          <w:lang w:eastAsia="zh-CN"/>
        </w:rPr>
        <w:t>一致。例如，</w:t>
      </w:r>
      <w:r w:rsidR="00AB5A52" w:rsidRPr="0075057E">
        <w:rPr>
          <w:rFonts w:ascii="Times New Roman" w:hAnsi="Times New Roman" w:cs="Times New Roman"/>
          <w:lang w:eastAsia="zh-CN"/>
        </w:rPr>
        <w:t>在北大西洋高纬区域，饵料鱼生物量出现明显上升信号，</w:t>
      </w:r>
      <w:r w:rsidR="00104C6E">
        <w:rPr>
          <w:rFonts w:ascii="Times New Roman" w:hAnsi="Times New Roman" w:cs="Times New Roman" w:hint="eastAsia"/>
          <w:lang w:eastAsia="zh-CN"/>
        </w:rPr>
        <w:t>而</w:t>
      </w:r>
      <w:r w:rsidR="00AB5A52" w:rsidRPr="0075057E">
        <w:rPr>
          <w:rFonts w:ascii="Times New Roman" w:hAnsi="Times New Roman" w:cs="Times New Roman"/>
          <w:lang w:eastAsia="zh-CN"/>
        </w:rPr>
        <w:t>中型浮游动物生物量却出现明显下降信号</w:t>
      </w:r>
      <w:r w:rsidR="00104C6E">
        <w:rPr>
          <w:rFonts w:ascii="Times New Roman" w:hAnsi="Times New Roman" w:cs="Times New Roman" w:hint="eastAsia"/>
          <w:lang w:eastAsia="zh-CN"/>
        </w:rPr>
        <w:t>。</w:t>
      </w:r>
      <w:r w:rsidR="00D2757A">
        <w:rPr>
          <w:rFonts w:ascii="Times New Roman" w:hAnsi="Times New Roman" w:cs="Times New Roman" w:hint="eastAsia"/>
          <w:lang w:eastAsia="zh-CN"/>
        </w:rPr>
        <w:t>在</w:t>
      </w:r>
      <w:r w:rsidR="00D2757A">
        <w:rPr>
          <w:rFonts w:ascii="Times New Roman" w:hAnsi="Times New Roman" w:cs="Times New Roman" w:hint="eastAsia"/>
          <w:lang w:eastAsia="zh-CN"/>
        </w:rPr>
        <w:t>FEISTY</w:t>
      </w:r>
      <w:r w:rsidR="00D2757A">
        <w:rPr>
          <w:rFonts w:ascii="Times New Roman" w:hAnsi="Times New Roman" w:cs="Times New Roman" w:hint="eastAsia"/>
          <w:lang w:eastAsia="zh-CN"/>
        </w:rPr>
        <w:t>模型中，</w:t>
      </w:r>
      <w:r w:rsidR="00104C6E" w:rsidRPr="00104C6E">
        <w:rPr>
          <w:rFonts w:ascii="Times New Roman" w:hAnsi="Times New Roman" w:cs="Times New Roman"/>
          <w:lang w:eastAsia="zh-CN"/>
        </w:rPr>
        <w:t>鱼类代谢率与温度高度相关，较低温度能够降低维持代谢消耗并改善栖息地适宜性</w:t>
      </w:r>
      <w:r w:rsidR="00BC39A7" w:rsidRPr="0075057E">
        <w:rPr>
          <w:rFonts w:ascii="Times New Roman" w:hAnsi="Times New Roman" w:cs="Times New Roman"/>
          <w:lang w:eastAsia="zh-CN"/>
        </w:rPr>
        <w:t>，</w:t>
      </w:r>
      <w:r w:rsidR="000C114C">
        <w:rPr>
          <w:rFonts w:ascii="Times New Roman" w:hAnsi="Times New Roman" w:cs="Times New Roman" w:hint="eastAsia"/>
          <w:lang w:eastAsia="zh-CN"/>
        </w:rPr>
        <w:t>温度变化对其生物量的促进作用</w:t>
      </w:r>
      <w:r w:rsidR="00BC39A7" w:rsidRPr="0075057E">
        <w:rPr>
          <w:rFonts w:ascii="Times New Roman" w:hAnsi="Times New Roman" w:cs="Times New Roman" w:hint="eastAsia"/>
          <w:lang w:eastAsia="zh-CN"/>
        </w:rPr>
        <w:t>超</w:t>
      </w:r>
      <w:r w:rsidR="00BC39A7" w:rsidRPr="0075057E">
        <w:rPr>
          <w:rFonts w:ascii="Times New Roman" w:hAnsi="Times New Roman" w:cs="Times New Roman"/>
          <w:lang w:eastAsia="zh-CN"/>
        </w:rPr>
        <w:t>过中型浮游动物生物量下降带来的减弱影响，</w:t>
      </w:r>
      <w:r w:rsidR="000C114C">
        <w:rPr>
          <w:rFonts w:ascii="Times New Roman" w:hAnsi="Times New Roman" w:cs="Times New Roman" w:hint="eastAsia"/>
          <w:lang w:eastAsia="zh-CN"/>
        </w:rPr>
        <w:t>使</w:t>
      </w:r>
      <w:r w:rsidR="00BC39A7" w:rsidRPr="0075057E">
        <w:rPr>
          <w:rFonts w:ascii="Times New Roman" w:hAnsi="Times New Roman" w:cs="Times New Roman"/>
          <w:lang w:eastAsia="zh-CN"/>
        </w:rPr>
        <w:t>饵料鱼生物量在北大西洋高纬出现增加信号。</w:t>
      </w:r>
    </w:p>
    <w:p w14:paraId="5A55E9FA" w14:textId="54D87752" w:rsidR="0015161F" w:rsidRDefault="0015161F" w:rsidP="0015161F">
      <w:pPr>
        <w:spacing w:after="0" w:line="360" w:lineRule="auto"/>
        <w:ind w:firstLine="420"/>
        <w:rPr>
          <w:rFonts w:ascii="Times New Roman" w:hAnsi="Times New Roman" w:cs="Times New Roman"/>
          <w:lang w:eastAsia="zh-CN"/>
        </w:rPr>
      </w:pPr>
      <w:r w:rsidRPr="0015161F">
        <w:rPr>
          <w:rFonts w:ascii="Times New Roman" w:hAnsi="Times New Roman" w:cs="Times New Roman"/>
          <w:lang w:eastAsia="zh-CN"/>
        </w:rPr>
        <w:t>相比饵料鱼，浮泳鱼生物量下降更早、变化幅度更强。其减少信号主要分布于北太平洋、北大西洋、</w:t>
      </w:r>
      <w:r>
        <w:rPr>
          <w:rFonts w:ascii="Times New Roman" w:hAnsi="Times New Roman" w:cs="Times New Roman" w:hint="eastAsia"/>
          <w:lang w:eastAsia="zh-CN"/>
        </w:rPr>
        <w:t>以及太平洋和大西洋东部</w:t>
      </w:r>
      <w:r w:rsidR="00951394">
        <w:rPr>
          <w:rFonts w:ascii="Times New Roman" w:hAnsi="Times New Roman" w:cs="Times New Roman" w:hint="eastAsia"/>
          <w:lang w:eastAsia="zh-CN"/>
        </w:rPr>
        <w:t>，而南大洋部分海域则呈现生物量上升。</w:t>
      </w:r>
      <w:r w:rsidR="00514BDF">
        <w:rPr>
          <w:rFonts w:ascii="Times New Roman" w:hAnsi="Times New Roman" w:cs="Times New Roman" w:hint="eastAsia"/>
          <w:lang w:eastAsia="zh-CN"/>
        </w:rPr>
        <w:t>从全球平均时间序列看，</w:t>
      </w:r>
      <w:r w:rsidR="00514BDF" w:rsidRPr="00514BDF">
        <w:rPr>
          <w:rFonts w:ascii="Times New Roman" w:hAnsi="Times New Roman" w:cs="Times New Roman"/>
          <w:lang w:eastAsia="zh-CN"/>
        </w:rPr>
        <w:t>浮泳鱼生物量在</w:t>
      </w:r>
      <w:r w:rsidR="00514BDF" w:rsidRPr="00514BDF">
        <w:rPr>
          <w:rFonts w:ascii="Times New Roman" w:hAnsi="Times New Roman" w:cs="Times New Roman"/>
          <w:lang w:eastAsia="zh-CN"/>
        </w:rPr>
        <w:t>2000</w:t>
      </w:r>
      <w:r w:rsidR="00514BDF" w:rsidRPr="00514BDF">
        <w:rPr>
          <w:rFonts w:ascii="Times New Roman" w:hAnsi="Times New Roman" w:cs="Times New Roman"/>
          <w:lang w:eastAsia="zh-CN"/>
        </w:rPr>
        <w:t>年前后已逐渐偏离自然变率范围，并形成持续下降趋势，明显早于其他鱼类功能群。</w:t>
      </w:r>
    </w:p>
    <w:p w14:paraId="3ADF9DFA" w14:textId="74CB1EB4" w:rsidR="00AB1B02" w:rsidRDefault="00514BDF" w:rsidP="0015161F">
      <w:pPr>
        <w:spacing w:after="0" w:line="360" w:lineRule="auto"/>
        <w:ind w:firstLine="420"/>
        <w:rPr>
          <w:rFonts w:ascii="Times New Roman" w:hAnsi="Times New Roman" w:cs="Times New Roman"/>
          <w:lang w:eastAsia="zh-CN"/>
        </w:rPr>
      </w:pPr>
      <w:bookmarkStart w:id="4" w:name="OLE_LINK80"/>
      <w:r w:rsidRPr="0015161F">
        <w:rPr>
          <w:rFonts w:ascii="Times New Roman" w:hAnsi="Times New Roman" w:cs="Times New Roman"/>
          <w:lang w:eastAsia="zh-CN"/>
        </w:rPr>
        <w:t>浮泳鱼</w:t>
      </w:r>
      <w:bookmarkEnd w:id="4"/>
      <w:r w:rsidR="00BC39A7" w:rsidRPr="0075057E">
        <w:rPr>
          <w:rFonts w:ascii="Times New Roman" w:hAnsi="Times New Roman" w:cs="Times New Roman"/>
          <w:lang w:eastAsia="zh-CN"/>
        </w:rPr>
        <w:t>的食物来源不仅包括</w:t>
      </w:r>
      <w:r w:rsidR="003E024E" w:rsidRPr="0075057E">
        <w:rPr>
          <w:rFonts w:ascii="Times New Roman" w:hAnsi="Times New Roman" w:cs="Times New Roman"/>
          <w:lang w:eastAsia="zh-CN"/>
        </w:rPr>
        <w:t>中型浮游动物</w:t>
      </w:r>
      <w:r>
        <w:rPr>
          <w:rFonts w:ascii="Times New Roman" w:hAnsi="Times New Roman" w:cs="Times New Roman" w:hint="eastAsia"/>
          <w:lang w:eastAsia="zh-CN"/>
        </w:rPr>
        <w:t>，</w:t>
      </w:r>
      <w:r w:rsidR="00BC39A7" w:rsidRPr="0075057E">
        <w:rPr>
          <w:rFonts w:ascii="Times New Roman" w:hAnsi="Times New Roman" w:cs="Times New Roman"/>
          <w:lang w:eastAsia="zh-CN"/>
        </w:rPr>
        <w:t>还包括饵料鱼</w:t>
      </w:r>
      <w:r>
        <w:rPr>
          <w:rFonts w:ascii="Times New Roman" w:hAnsi="Times New Roman" w:cs="Times New Roman" w:hint="eastAsia"/>
          <w:lang w:eastAsia="zh-CN"/>
        </w:rPr>
        <w:t>等中间营养级</w:t>
      </w:r>
      <w:r w:rsidR="003E024E" w:rsidRPr="0075057E">
        <w:rPr>
          <w:rFonts w:ascii="Times New Roman" w:hAnsi="Times New Roman" w:cs="Times New Roman"/>
          <w:lang w:eastAsia="zh-CN"/>
        </w:rPr>
        <w:t>，</w:t>
      </w:r>
      <w:r w:rsidR="00995EF2" w:rsidRPr="00995EF2">
        <w:rPr>
          <w:rFonts w:ascii="Times New Roman" w:hAnsi="Times New Roman" w:cs="Times New Roman"/>
          <w:lang w:eastAsia="zh-CN"/>
        </w:rPr>
        <w:t>因此其受到的食物链压力</w:t>
      </w:r>
      <w:r w:rsidR="00995EF2">
        <w:rPr>
          <w:rFonts w:ascii="Times New Roman" w:hAnsi="Times New Roman" w:cs="Times New Roman" w:hint="eastAsia"/>
          <w:lang w:eastAsia="zh-CN"/>
        </w:rPr>
        <w:t>来源更为复杂</w:t>
      </w:r>
      <w:r>
        <w:rPr>
          <w:rFonts w:ascii="Times New Roman" w:hAnsi="Times New Roman" w:cs="Times New Roman" w:hint="eastAsia"/>
          <w:lang w:eastAsia="zh-CN"/>
        </w:rPr>
        <w:t>。</w:t>
      </w:r>
      <w:r w:rsidR="00995EF2">
        <w:rPr>
          <w:rFonts w:ascii="Times New Roman" w:hAnsi="Times New Roman" w:cs="Times New Roman" w:hint="eastAsia"/>
          <w:lang w:eastAsia="zh-CN"/>
        </w:rPr>
        <w:t>同时，</w:t>
      </w:r>
      <w:r w:rsidR="00995EF2">
        <w:rPr>
          <w:rFonts w:hint="eastAsia"/>
          <w:lang w:eastAsia="zh-CN"/>
        </w:rPr>
        <w:t>浮泳鱼</w:t>
      </w:r>
      <w:r w:rsidR="00995EF2" w:rsidRPr="00034D8A">
        <w:rPr>
          <w:rFonts w:hint="eastAsia"/>
          <w:lang w:eastAsia="zh-CN"/>
        </w:rPr>
        <w:t>通常具有更高游泳能力和更高代谢需求，对海洋温度变化尤为敏感。</w:t>
      </w:r>
      <w:r w:rsidR="00995EF2">
        <w:rPr>
          <w:rFonts w:ascii="Times New Roman" w:hAnsi="Times New Roman" w:cs="Times New Roman" w:hint="eastAsia"/>
          <w:lang w:eastAsia="zh-CN"/>
        </w:rPr>
        <w:t>已有研究认为，</w:t>
      </w:r>
      <w:r w:rsidR="00BA5202" w:rsidRPr="0075057E">
        <w:rPr>
          <w:rFonts w:ascii="Times New Roman" w:hAnsi="Times New Roman" w:cs="Times New Roman"/>
          <w:lang w:eastAsia="zh-CN"/>
        </w:rPr>
        <w:t>食物来源</w:t>
      </w:r>
      <w:r w:rsidR="00952B09" w:rsidRPr="0075057E">
        <w:rPr>
          <w:rFonts w:ascii="Times New Roman" w:hAnsi="Times New Roman" w:cs="Times New Roman"/>
          <w:lang w:eastAsia="zh-CN"/>
        </w:rPr>
        <w:t>、</w:t>
      </w:r>
      <w:r w:rsidR="00BA5202" w:rsidRPr="0075057E">
        <w:rPr>
          <w:rFonts w:ascii="Times New Roman" w:hAnsi="Times New Roman" w:cs="Times New Roman"/>
          <w:lang w:eastAsia="zh-CN"/>
        </w:rPr>
        <w:t>栖息地</w:t>
      </w:r>
      <w:r w:rsidR="00952B09" w:rsidRPr="0075057E">
        <w:rPr>
          <w:rFonts w:ascii="Times New Roman" w:hAnsi="Times New Roman" w:cs="Times New Roman"/>
          <w:lang w:eastAsia="zh-CN"/>
        </w:rPr>
        <w:t>适宜性和代谢成本</w:t>
      </w:r>
      <w:r w:rsidR="00BA5202" w:rsidRPr="0075057E">
        <w:rPr>
          <w:rFonts w:ascii="Times New Roman" w:hAnsi="Times New Roman" w:cs="Times New Roman"/>
          <w:lang w:eastAsia="zh-CN"/>
        </w:rPr>
        <w:t>的多重压力</w:t>
      </w:r>
      <w:r w:rsidR="00AB1B02">
        <w:rPr>
          <w:rFonts w:ascii="Times New Roman" w:hAnsi="Times New Roman" w:cs="Times New Roman" w:hint="eastAsia"/>
          <w:lang w:eastAsia="zh-CN"/>
        </w:rPr>
        <w:t>可能使</w:t>
      </w:r>
      <w:r w:rsidR="00995EF2" w:rsidRPr="0015161F">
        <w:rPr>
          <w:rFonts w:ascii="Times New Roman" w:hAnsi="Times New Roman" w:cs="Times New Roman"/>
          <w:lang w:eastAsia="zh-CN"/>
        </w:rPr>
        <w:t>浮</w:t>
      </w:r>
      <w:r w:rsidR="00995EF2" w:rsidRPr="0015161F">
        <w:rPr>
          <w:rFonts w:ascii="Times New Roman" w:hAnsi="Times New Roman" w:cs="Times New Roman"/>
          <w:lang w:eastAsia="zh-CN"/>
        </w:rPr>
        <w:lastRenderedPageBreak/>
        <w:t>泳鱼</w:t>
      </w:r>
      <w:r w:rsidR="00952B09" w:rsidRPr="0075057E">
        <w:rPr>
          <w:rFonts w:ascii="Times New Roman" w:hAnsi="Times New Roman" w:cs="Times New Roman"/>
          <w:lang w:eastAsia="zh-CN"/>
        </w:rPr>
        <w:t>响应</w:t>
      </w:r>
      <w:r w:rsidR="00BA5202" w:rsidRPr="0075057E">
        <w:rPr>
          <w:rFonts w:ascii="Times New Roman" w:hAnsi="Times New Roman" w:cs="Times New Roman"/>
          <w:lang w:eastAsia="zh-CN"/>
        </w:rPr>
        <w:t>偏早</w:t>
      </w:r>
      <w:r w:rsidR="004C7DF9">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aXB0Ij5bMjddPC9zdHlsZT48L0Rpc3BsYXlUZXh0PjxyZWNvcmQ+PHJlYy1udW1iZXI+MTI3PC9y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5A11F9">
        <w:rPr>
          <w:rFonts w:ascii="Times New Roman" w:hAnsi="Times New Roman" w:cs="Times New Roman"/>
          <w:lang w:eastAsia="zh-CN"/>
        </w:rPr>
        <w:instrText xml:space="preserve"> ADDIN EN.CITE </w:instrText>
      </w:r>
      <w:r w:rsidR="005A11F9">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aXB0Ij5bMjddPC9zdHlsZT48L0Rpc3BsYXlUZXh0PjxyZWNvcmQ+PHJlYy1udW1iZXI+MTI3PC9y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5A11F9">
        <w:rPr>
          <w:rFonts w:ascii="Times New Roman" w:hAnsi="Times New Roman" w:cs="Times New Roman"/>
          <w:lang w:eastAsia="zh-CN"/>
        </w:rPr>
        <w:instrText xml:space="preserve"> ADDIN EN.CITE.DATA </w:instrText>
      </w:r>
      <w:r w:rsidR="005A11F9">
        <w:rPr>
          <w:rFonts w:ascii="Times New Roman" w:hAnsi="Times New Roman" w:cs="Times New Roman"/>
          <w:lang w:eastAsia="zh-CN"/>
        </w:rPr>
      </w:r>
      <w:r w:rsidR="005A11F9">
        <w:rPr>
          <w:rFonts w:ascii="Times New Roman" w:hAnsi="Times New Roman" w:cs="Times New Roman"/>
          <w:lang w:eastAsia="zh-CN"/>
        </w:rPr>
        <w:fldChar w:fldCharType="end"/>
      </w:r>
      <w:r w:rsidR="004C7DF9">
        <w:rPr>
          <w:rFonts w:ascii="Times New Roman" w:hAnsi="Times New Roman" w:cs="Times New Roman"/>
          <w:lang w:eastAsia="zh-CN"/>
        </w:rPr>
      </w:r>
      <w:r w:rsidR="004C7DF9">
        <w:rPr>
          <w:rFonts w:ascii="Times New Roman" w:hAnsi="Times New Roman" w:cs="Times New Roman"/>
          <w:lang w:eastAsia="zh-CN"/>
        </w:rPr>
        <w:fldChar w:fldCharType="separate"/>
      </w:r>
      <w:r w:rsidR="005A11F9" w:rsidRPr="005A11F9">
        <w:rPr>
          <w:rFonts w:ascii="Times New Roman" w:hAnsi="Times New Roman" w:cs="Times New Roman"/>
          <w:noProof/>
          <w:vertAlign w:val="superscript"/>
          <w:lang w:eastAsia="zh-CN"/>
        </w:rPr>
        <w:t>[27]</w:t>
      </w:r>
      <w:r w:rsidR="004C7DF9">
        <w:rPr>
          <w:rFonts w:ascii="Times New Roman" w:hAnsi="Times New Roman" w:cs="Times New Roman"/>
          <w:lang w:eastAsia="zh-CN"/>
        </w:rPr>
        <w:fldChar w:fldCharType="end"/>
      </w:r>
      <w:r w:rsidR="00952B09" w:rsidRPr="0075057E">
        <w:rPr>
          <w:rFonts w:ascii="Times New Roman" w:hAnsi="Times New Roman" w:cs="Times New Roman"/>
          <w:lang w:eastAsia="zh-CN"/>
        </w:rPr>
        <w:t>。</w:t>
      </w:r>
      <w:r w:rsidR="00AB1B02">
        <w:rPr>
          <w:rFonts w:ascii="Times New Roman" w:hAnsi="Times New Roman" w:cs="Times New Roman" w:hint="eastAsia"/>
          <w:lang w:eastAsia="zh-CN"/>
        </w:rPr>
        <w:t>这与本研究中浮泳鱼最早偏离自然变率呈下降趋势一致</w:t>
      </w:r>
      <w:r w:rsidR="00AB1B02" w:rsidRPr="0075057E">
        <w:rPr>
          <w:rFonts w:ascii="Times New Roman" w:hAnsi="Times New Roman" w:cs="Times New Roman"/>
          <w:lang w:eastAsia="zh-CN"/>
        </w:rPr>
        <w:t>，</w:t>
      </w:r>
      <w:r w:rsidR="00AB1B02">
        <w:rPr>
          <w:rFonts w:ascii="Times New Roman" w:hAnsi="Times New Roman" w:cs="Times New Roman" w:hint="eastAsia"/>
          <w:lang w:eastAsia="zh-CN"/>
        </w:rPr>
        <w:t>反映了其受多重压力叠加的</w:t>
      </w:r>
      <w:r w:rsidR="00AB1B02" w:rsidRPr="0075057E">
        <w:rPr>
          <w:rFonts w:ascii="Times New Roman" w:hAnsi="Times New Roman" w:cs="Times New Roman"/>
          <w:lang w:eastAsia="zh-CN"/>
        </w:rPr>
        <w:t>营养级放大效应</w:t>
      </w:r>
      <w:r w:rsidR="00AB1B02">
        <w:rPr>
          <w:rFonts w:ascii="Times New Roman" w:hAnsi="Times New Roman" w:cs="Times New Roman" w:hint="eastAsia"/>
          <w:lang w:eastAsia="zh-CN"/>
        </w:rPr>
        <w:t>。</w:t>
      </w:r>
    </w:p>
    <w:p w14:paraId="21C83093" w14:textId="510F6700" w:rsidR="004C4896" w:rsidRDefault="004C4896" w:rsidP="0015161F">
      <w:pPr>
        <w:spacing w:after="0" w:line="360" w:lineRule="auto"/>
        <w:ind w:firstLine="420"/>
        <w:rPr>
          <w:rFonts w:ascii="Times New Roman" w:hAnsi="Times New Roman" w:cs="Times New Roman"/>
          <w:lang w:eastAsia="zh-CN"/>
        </w:rPr>
      </w:pPr>
      <w:r w:rsidRPr="004C4896">
        <w:rPr>
          <w:rFonts w:ascii="Times New Roman" w:hAnsi="Times New Roman" w:cs="Times New Roman"/>
          <w:lang w:eastAsia="zh-CN"/>
        </w:rPr>
        <w:t>底栖鱼类的变化则体现出另一种不同机制。</w:t>
      </w:r>
      <w:r>
        <w:rPr>
          <w:rFonts w:ascii="Times New Roman" w:hAnsi="Times New Roman" w:cs="Times New Roman" w:hint="eastAsia"/>
          <w:lang w:eastAsia="zh-CN"/>
        </w:rPr>
        <w:t>与浮泳鱼和饵料鱼相比，底栖鱼主要以</w:t>
      </w:r>
      <w:r w:rsidR="00761066" w:rsidRPr="0075057E">
        <w:rPr>
          <w:rFonts w:ascii="Times New Roman" w:hAnsi="Times New Roman" w:cs="Times New Roman"/>
          <w:lang w:eastAsia="zh-CN"/>
        </w:rPr>
        <w:t>底栖无脊椎动物</w:t>
      </w:r>
      <w:r>
        <w:rPr>
          <w:rFonts w:ascii="Times New Roman" w:hAnsi="Times New Roman" w:cs="Times New Roman" w:hint="eastAsia"/>
          <w:lang w:eastAsia="zh-CN"/>
        </w:rPr>
        <w:t>为食，而后者生物量与</w:t>
      </w:r>
      <w:r w:rsidR="00761066" w:rsidRPr="0075057E">
        <w:rPr>
          <w:rFonts w:ascii="Times New Roman" w:hAnsi="Times New Roman" w:cs="Times New Roman"/>
          <w:lang w:eastAsia="zh-CN"/>
        </w:rPr>
        <w:t>底层</w:t>
      </w:r>
      <w:r>
        <w:rPr>
          <w:rFonts w:ascii="Times New Roman" w:hAnsi="Times New Roman" w:cs="Times New Roman" w:hint="eastAsia"/>
          <w:lang w:eastAsia="zh-CN"/>
        </w:rPr>
        <w:t>可利用的</w:t>
      </w:r>
      <w:r w:rsidR="00761066" w:rsidRPr="0075057E">
        <w:rPr>
          <w:rFonts w:ascii="Times New Roman" w:hAnsi="Times New Roman" w:cs="Times New Roman"/>
          <w:lang w:eastAsia="zh-CN"/>
        </w:rPr>
        <w:t>颗粒有机碳</w:t>
      </w:r>
      <w:r>
        <w:rPr>
          <w:rFonts w:ascii="Times New Roman" w:hAnsi="Times New Roman" w:cs="Times New Roman" w:hint="eastAsia"/>
          <w:lang w:eastAsia="zh-CN"/>
        </w:rPr>
        <w:t>紧密相关，在模式种通过底层颗粒有机物通量反映。</w:t>
      </w:r>
      <w:r w:rsidR="00761066" w:rsidRPr="0075057E">
        <w:rPr>
          <w:rFonts w:ascii="Times New Roman" w:hAnsi="Times New Roman" w:cs="Times New Roman"/>
          <w:lang w:eastAsia="zh-CN"/>
        </w:rPr>
        <w:t>因此底</w:t>
      </w:r>
      <w:r w:rsidR="00952B09" w:rsidRPr="0075057E">
        <w:rPr>
          <w:rFonts w:ascii="Times New Roman" w:hAnsi="Times New Roman" w:cs="Times New Roman"/>
          <w:lang w:eastAsia="zh-CN"/>
        </w:rPr>
        <w:t>栖鱼</w:t>
      </w:r>
      <w:r>
        <w:rPr>
          <w:rFonts w:ascii="Times New Roman" w:hAnsi="Times New Roman" w:cs="Times New Roman" w:hint="eastAsia"/>
          <w:lang w:eastAsia="zh-CN"/>
        </w:rPr>
        <w:t>变化的</w:t>
      </w:r>
      <w:r w:rsidR="00952B09" w:rsidRPr="0075057E">
        <w:rPr>
          <w:rFonts w:ascii="Times New Roman" w:hAnsi="Times New Roman" w:cs="Times New Roman"/>
          <w:lang w:eastAsia="zh-CN"/>
        </w:rPr>
        <w:t>空间</w:t>
      </w:r>
      <w:r>
        <w:rPr>
          <w:rFonts w:ascii="Times New Roman" w:hAnsi="Times New Roman" w:cs="Times New Roman" w:hint="eastAsia"/>
          <w:lang w:eastAsia="zh-CN"/>
        </w:rPr>
        <w:t>格局与底层颗粒有机物通量变化更为接近。模拟结果显示，</w:t>
      </w:r>
      <w:r w:rsidR="00CB4D9E" w:rsidRPr="0075057E">
        <w:rPr>
          <w:rFonts w:ascii="Times New Roman" w:hAnsi="Times New Roman" w:cs="Times New Roman"/>
          <w:lang w:eastAsia="zh-CN"/>
        </w:rPr>
        <w:t>底栖鱼生物量</w:t>
      </w:r>
      <w:r w:rsidR="00B063C7" w:rsidRPr="0075057E">
        <w:rPr>
          <w:rFonts w:ascii="Times New Roman" w:hAnsi="Times New Roman" w:cs="Times New Roman"/>
          <w:lang w:eastAsia="zh-CN"/>
        </w:rPr>
        <w:t>减少</w:t>
      </w:r>
      <w:r w:rsidR="00952B09" w:rsidRPr="0075057E">
        <w:rPr>
          <w:rFonts w:ascii="Times New Roman" w:hAnsi="Times New Roman" w:cs="Times New Roman"/>
          <w:lang w:eastAsia="zh-CN"/>
        </w:rPr>
        <w:t>信号</w:t>
      </w:r>
      <w:r>
        <w:rPr>
          <w:rFonts w:ascii="Times New Roman" w:hAnsi="Times New Roman" w:cs="Times New Roman" w:hint="eastAsia"/>
          <w:lang w:eastAsia="zh-CN"/>
        </w:rPr>
        <w:t>主要分布</w:t>
      </w:r>
      <w:r w:rsidR="00952B09" w:rsidRPr="0075057E">
        <w:rPr>
          <w:rFonts w:ascii="Times New Roman" w:hAnsi="Times New Roman" w:cs="Times New Roman"/>
          <w:lang w:eastAsia="zh-CN"/>
        </w:rPr>
        <w:t>在北大西洋</w:t>
      </w:r>
      <w:r w:rsidR="00B063C7" w:rsidRPr="0075057E">
        <w:rPr>
          <w:rFonts w:ascii="Times New Roman" w:hAnsi="Times New Roman" w:cs="Times New Roman"/>
          <w:lang w:eastAsia="zh-CN"/>
        </w:rPr>
        <w:t>东西部</w:t>
      </w:r>
      <w:r w:rsidR="00CB4D9E" w:rsidRPr="0075057E">
        <w:rPr>
          <w:rFonts w:ascii="Times New Roman" w:hAnsi="Times New Roman" w:cs="Times New Roman"/>
          <w:lang w:eastAsia="zh-CN"/>
        </w:rPr>
        <w:t>沿岸</w:t>
      </w:r>
      <w:r w:rsidR="00952B09" w:rsidRPr="0075057E">
        <w:rPr>
          <w:rFonts w:ascii="Times New Roman" w:hAnsi="Times New Roman" w:cs="Times New Roman"/>
          <w:lang w:eastAsia="zh-CN"/>
        </w:rPr>
        <w:t>、南美</w:t>
      </w:r>
      <w:r w:rsidR="00B063C7" w:rsidRPr="0075057E">
        <w:rPr>
          <w:rFonts w:ascii="Times New Roman" w:hAnsi="Times New Roman" w:cs="Times New Roman"/>
          <w:lang w:eastAsia="zh-CN"/>
        </w:rPr>
        <w:t>洲</w:t>
      </w:r>
      <w:r w:rsidR="00952B09" w:rsidRPr="0075057E">
        <w:rPr>
          <w:rFonts w:ascii="Times New Roman" w:hAnsi="Times New Roman" w:cs="Times New Roman"/>
          <w:lang w:eastAsia="zh-CN"/>
        </w:rPr>
        <w:t>东岸部</w:t>
      </w:r>
      <w:r w:rsidR="00CB4D9E" w:rsidRPr="0075057E">
        <w:rPr>
          <w:rFonts w:ascii="Times New Roman" w:hAnsi="Times New Roman" w:cs="Times New Roman"/>
          <w:lang w:eastAsia="zh-CN"/>
        </w:rPr>
        <w:t>分</w:t>
      </w:r>
      <w:r w:rsidR="00952B09" w:rsidRPr="0075057E">
        <w:rPr>
          <w:rFonts w:ascii="Times New Roman" w:hAnsi="Times New Roman" w:cs="Times New Roman"/>
          <w:lang w:eastAsia="zh-CN"/>
        </w:rPr>
        <w:t>、非洲西南岸以及澳大利亚周边局地海域</w:t>
      </w:r>
      <w:r w:rsidR="00B063C7" w:rsidRPr="0075057E">
        <w:rPr>
          <w:rFonts w:ascii="Times New Roman" w:hAnsi="Times New Roman" w:cs="Times New Roman"/>
          <w:lang w:eastAsia="zh-CN"/>
        </w:rPr>
        <w:t>，而在</w:t>
      </w:r>
      <w:r w:rsidR="00952B09" w:rsidRPr="0075057E">
        <w:rPr>
          <w:rFonts w:ascii="Times New Roman" w:hAnsi="Times New Roman" w:cs="Times New Roman"/>
          <w:lang w:eastAsia="zh-CN"/>
        </w:rPr>
        <w:t>南</w:t>
      </w:r>
      <w:r w:rsidR="00CB4D9E" w:rsidRPr="0075057E">
        <w:rPr>
          <w:rFonts w:ascii="Times New Roman" w:hAnsi="Times New Roman" w:cs="Times New Roman"/>
          <w:lang w:eastAsia="zh-CN"/>
        </w:rPr>
        <w:t>极大陆架</w:t>
      </w:r>
      <w:r w:rsidR="00952B09" w:rsidRPr="0075057E">
        <w:rPr>
          <w:rFonts w:ascii="Times New Roman" w:hAnsi="Times New Roman" w:cs="Times New Roman"/>
          <w:lang w:eastAsia="zh-CN"/>
        </w:rPr>
        <w:t>边缘</w:t>
      </w:r>
      <w:r w:rsidR="00B063C7" w:rsidRPr="0075057E">
        <w:rPr>
          <w:rFonts w:ascii="Times New Roman" w:hAnsi="Times New Roman" w:cs="Times New Roman"/>
          <w:lang w:eastAsia="zh-CN"/>
        </w:rPr>
        <w:t>、北冰洋</w:t>
      </w:r>
      <w:r w:rsidR="00952B09" w:rsidRPr="0075057E">
        <w:rPr>
          <w:rFonts w:ascii="Times New Roman" w:hAnsi="Times New Roman" w:cs="Times New Roman"/>
          <w:lang w:eastAsia="zh-CN"/>
        </w:rPr>
        <w:t>部分高纬边缘海</w:t>
      </w:r>
      <w:r w:rsidR="00B063C7" w:rsidRPr="0075057E">
        <w:rPr>
          <w:rFonts w:ascii="Times New Roman" w:hAnsi="Times New Roman" w:cs="Times New Roman"/>
          <w:lang w:eastAsia="zh-CN"/>
        </w:rPr>
        <w:t>和印尼</w:t>
      </w:r>
      <w:r w:rsidR="00B063C7" w:rsidRPr="0075057E">
        <w:rPr>
          <w:rFonts w:ascii="Times New Roman" w:hAnsi="Times New Roman" w:cs="Times New Roman"/>
          <w:lang w:eastAsia="zh-CN"/>
        </w:rPr>
        <w:t>-</w:t>
      </w:r>
      <w:r w:rsidR="00B063C7" w:rsidRPr="0075057E">
        <w:rPr>
          <w:rFonts w:ascii="Times New Roman" w:hAnsi="Times New Roman" w:cs="Times New Roman"/>
          <w:lang w:eastAsia="zh-CN"/>
        </w:rPr>
        <w:t>澳大利亚海域出现</w:t>
      </w:r>
      <w:r w:rsidR="00952B09" w:rsidRPr="0075057E">
        <w:rPr>
          <w:rFonts w:ascii="Times New Roman" w:hAnsi="Times New Roman" w:cs="Times New Roman"/>
          <w:lang w:eastAsia="zh-CN"/>
        </w:rPr>
        <w:t>局地增强</w:t>
      </w:r>
      <w:r w:rsidR="00B063C7" w:rsidRPr="0075057E">
        <w:rPr>
          <w:rFonts w:ascii="Times New Roman" w:hAnsi="Times New Roman" w:cs="Times New Roman"/>
          <w:lang w:eastAsia="zh-CN"/>
        </w:rPr>
        <w:t>信号</w:t>
      </w:r>
      <w:r w:rsidR="00952B09" w:rsidRPr="0075057E">
        <w:rPr>
          <w:rFonts w:ascii="Times New Roman" w:hAnsi="Times New Roman" w:cs="Times New Roman"/>
          <w:lang w:eastAsia="zh-CN"/>
        </w:rPr>
        <w:t>。</w:t>
      </w:r>
      <w:r>
        <w:rPr>
          <w:rFonts w:ascii="Times New Roman" w:hAnsi="Times New Roman" w:cs="Times New Roman" w:hint="eastAsia"/>
          <w:lang w:eastAsia="zh-CN"/>
        </w:rPr>
        <w:t>因此，尽管底栖鱼的食物来源更加宽泛（包括饵料鱼和浮泳鱼），其生物量的分布格局主要受</w:t>
      </w:r>
      <w:r w:rsidR="00CB4D9E" w:rsidRPr="0075057E">
        <w:rPr>
          <w:rFonts w:ascii="Times New Roman" w:hAnsi="Times New Roman" w:cs="Times New Roman"/>
          <w:lang w:eastAsia="zh-CN"/>
        </w:rPr>
        <w:t>净初级生产力通过底层颗粒有机碳通量影响</w:t>
      </w:r>
      <w:r>
        <w:rPr>
          <w:rFonts w:ascii="Times New Roman" w:hAnsi="Times New Roman" w:cs="Times New Roman" w:hint="eastAsia"/>
          <w:lang w:eastAsia="zh-CN"/>
        </w:rPr>
        <w:t>，但局部区域同时叠加了浮泳鱼和</w:t>
      </w:r>
      <w:r w:rsidR="00BB0EFA" w:rsidRPr="0075057E">
        <w:rPr>
          <w:rFonts w:ascii="Times New Roman" w:hAnsi="Times New Roman" w:cs="Times New Roman"/>
          <w:lang w:eastAsia="zh-CN"/>
        </w:rPr>
        <w:t>饵料鱼</w:t>
      </w:r>
      <w:r>
        <w:rPr>
          <w:rFonts w:ascii="Times New Roman" w:hAnsi="Times New Roman" w:cs="Times New Roman" w:hint="eastAsia"/>
          <w:lang w:eastAsia="zh-CN"/>
        </w:rPr>
        <w:t>的影响。从全球平均时间序列上，</w:t>
      </w:r>
      <w:r w:rsidR="00CB4D9E" w:rsidRPr="0075057E">
        <w:rPr>
          <w:rFonts w:ascii="Times New Roman" w:hAnsi="Times New Roman" w:cs="Times New Roman"/>
          <w:lang w:eastAsia="zh-CN"/>
        </w:rPr>
        <w:t>底栖鱼生物量全球年</w:t>
      </w:r>
      <w:r>
        <w:rPr>
          <w:rFonts w:ascii="Times New Roman" w:hAnsi="Times New Roman" w:cs="Times New Roman" w:hint="eastAsia"/>
          <w:lang w:eastAsia="zh-CN"/>
        </w:rPr>
        <w:t>在前期</w:t>
      </w:r>
      <w:r w:rsidR="00B063C7" w:rsidRPr="0075057E">
        <w:rPr>
          <w:rFonts w:ascii="Times New Roman" w:hAnsi="Times New Roman" w:cs="Times New Roman"/>
          <w:lang w:eastAsia="zh-CN"/>
        </w:rPr>
        <w:t>出现略微上升，而在</w:t>
      </w:r>
      <w:r w:rsidR="00B063C7" w:rsidRPr="0075057E">
        <w:rPr>
          <w:rFonts w:ascii="Times New Roman" w:hAnsi="Times New Roman" w:cs="Times New Roman"/>
          <w:lang w:eastAsia="zh-CN"/>
        </w:rPr>
        <w:t>2060</w:t>
      </w:r>
      <w:r w:rsidR="00B063C7" w:rsidRPr="0075057E">
        <w:rPr>
          <w:rFonts w:ascii="Times New Roman" w:hAnsi="Times New Roman" w:cs="Times New Roman"/>
          <w:lang w:eastAsia="zh-CN"/>
        </w:rPr>
        <w:t>年后出现明显下降趋势</w:t>
      </w:r>
      <w:r w:rsidR="00BB0EFA" w:rsidRPr="0075057E">
        <w:rPr>
          <w:rFonts w:ascii="Times New Roman" w:hAnsi="Times New Roman" w:cs="Times New Roman"/>
          <w:lang w:eastAsia="zh-CN"/>
        </w:rPr>
        <w:t>，在</w:t>
      </w:r>
      <w:r w:rsidR="00BB0EFA" w:rsidRPr="0075057E">
        <w:rPr>
          <w:rFonts w:ascii="Times New Roman" w:hAnsi="Times New Roman" w:cs="Times New Roman"/>
          <w:lang w:eastAsia="zh-CN"/>
        </w:rPr>
        <w:t>2070</w:t>
      </w:r>
      <w:r w:rsidR="00BB0EFA" w:rsidRPr="0075057E">
        <w:rPr>
          <w:rFonts w:ascii="Times New Roman" w:hAnsi="Times New Roman" w:cs="Times New Roman"/>
          <w:lang w:eastAsia="zh-CN"/>
        </w:rPr>
        <w:t>年左右偏离自然变率。</w:t>
      </w:r>
    </w:p>
    <w:p w14:paraId="6AAA577E" w14:textId="272F0A48" w:rsidR="00730CAD" w:rsidRPr="005A11F9" w:rsidRDefault="004C4896" w:rsidP="000B0D69">
      <w:pPr>
        <w:spacing w:after="0" w:line="360" w:lineRule="auto"/>
        <w:ind w:firstLine="420"/>
        <w:rPr>
          <w:rFonts w:ascii="Times New Roman" w:hAnsi="Times New Roman" w:cs="Times New Roman"/>
          <w:lang w:eastAsia="zh-CN"/>
        </w:rPr>
      </w:pPr>
      <w:r>
        <w:rPr>
          <w:rFonts w:ascii="Times New Roman" w:hAnsi="Times New Roman" w:cs="Times New Roman" w:hint="eastAsia"/>
          <w:lang w:eastAsia="zh-CN"/>
        </w:rPr>
        <w:t>总体来看，</w:t>
      </w:r>
      <w:r w:rsidRPr="00034D8A">
        <w:rPr>
          <w:rFonts w:hint="eastAsia"/>
          <w:lang w:eastAsia="zh-CN"/>
        </w:rPr>
        <w:t>鱼类功能群生物量</w:t>
      </w:r>
      <w:r>
        <w:rPr>
          <w:rFonts w:hint="eastAsia"/>
          <w:lang w:eastAsia="zh-CN"/>
        </w:rPr>
        <w:t>随</w:t>
      </w:r>
      <w:r w:rsidRPr="00034D8A">
        <w:rPr>
          <w:rFonts w:hint="eastAsia"/>
          <w:lang w:eastAsia="zh-CN"/>
        </w:rPr>
        <w:t>气候变化</w:t>
      </w:r>
      <w:r>
        <w:rPr>
          <w:rFonts w:hint="eastAsia"/>
          <w:lang w:eastAsia="zh-CN"/>
        </w:rPr>
        <w:t>发生的改变往往受多重因素影响，其驱动机制</w:t>
      </w:r>
      <w:r w:rsidRPr="00034D8A">
        <w:rPr>
          <w:rFonts w:hint="eastAsia"/>
          <w:lang w:eastAsia="zh-CN"/>
        </w:rPr>
        <w:t>更加复杂</w:t>
      </w:r>
      <w:r>
        <w:rPr>
          <w:rFonts w:hint="eastAsia"/>
          <w:lang w:eastAsia="zh-CN"/>
        </w:rPr>
        <w:t>。尽管</w:t>
      </w:r>
      <w:r w:rsidR="00952B09" w:rsidRPr="0075057E">
        <w:rPr>
          <w:rFonts w:ascii="Times New Roman" w:hAnsi="Times New Roman" w:cs="Times New Roman"/>
          <w:lang w:eastAsia="zh-CN"/>
        </w:rPr>
        <w:t>三</w:t>
      </w:r>
      <w:r w:rsidR="00BB0EFA" w:rsidRPr="0075057E">
        <w:rPr>
          <w:rFonts w:ascii="Times New Roman" w:hAnsi="Times New Roman" w:cs="Times New Roman"/>
          <w:lang w:eastAsia="zh-CN"/>
        </w:rPr>
        <w:t>种</w:t>
      </w:r>
      <w:r w:rsidR="00952B09" w:rsidRPr="0075057E">
        <w:rPr>
          <w:rFonts w:ascii="Times New Roman" w:hAnsi="Times New Roman" w:cs="Times New Roman"/>
          <w:lang w:eastAsia="zh-CN"/>
        </w:rPr>
        <w:t>鱼</w:t>
      </w:r>
      <w:r w:rsidR="00BB0EFA" w:rsidRPr="0075057E">
        <w:rPr>
          <w:rFonts w:ascii="Times New Roman" w:hAnsi="Times New Roman" w:cs="Times New Roman"/>
          <w:lang w:eastAsia="zh-CN"/>
        </w:rPr>
        <w:t>类功能群生物量</w:t>
      </w:r>
      <w:r w:rsidR="00952B09" w:rsidRPr="0075057E">
        <w:rPr>
          <w:rFonts w:ascii="Times New Roman" w:hAnsi="Times New Roman" w:cs="Times New Roman"/>
          <w:lang w:eastAsia="zh-CN"/>
        </w:rPr>
        <w:t>的共同点是全球平均均</w:t>
      </w:r>
      <w:r>
        <w:rPr>
          <w:rFonts w:ascii="Times New Roman" w:hAnsi="Times New Roman" w:cs="Times New Roman" w:hint="eastAsia"/>
          <w:lang w:eastAsia="zh-CN"/>
        </w:rPr>
        <w:t>有所下降</w:t>
      </w:r>
      <w:r w:rsidR="00BB0EFA" w:rsidRPr="0075057E">
        <w:rPr>
          <w:rFonts w:ascii="Times New Roman" w:hAnsi="Times New Roman" w:cs="Times New Roman"/>
          <w:lang w:eastAsia="zh-CN"/>
        </w:rPr>
        <w:t>，但出现明显下降趋势和偏离自然变率的时间</w:t>
      </w:r>
      <w:r w:rsidR="00DD453F">
        <w:rPr>
          <w:rFonts w:ascii="Times New Roman" w:hAnsi="Times New Roman" w:cs="Times New Roman" w:hint="eastAsia"/>
          <w:lang w:eastAsia="zh-CN"/>
        </w:rPr>
        <w:t>存在明显差异</w:t>
      </w:r>
      <w:r w:rsidR="00BB0EFA" w:rsidRPr="0075057E">
        <w:rPr>
          <w:rFonts w:ascii="Times New Roman" w:hAnsi="Times New Roman" w:cs="Times New Roman"/>
          <w:lang w:eastAsia="zh-CN"/>
        </w:rPr>
        <w:t>，</w:t>
      </w:r>
      <w:r w:rsidR="000B0D69">
        <w:rPr>
          <w:rFonts w:ascii="Times New Roman" w:hAnsi="Times New Roman" w:cs="Times New Roman" w:hint="eastAsia"/>
          <w:lang w:eastAsia="zh-CN"/>
        </w:rPr>
        <w:t>浮泳</w:t>
      </w:r>
      <w:r w:rsidR="00BB0EFA" w:rsidRPr="0075057E">
        <w:rPr>
          <w:rFonts w:ascii="Times New Roman" w:hAnsi="Times New Roman" w:cs="Times New Roman"/>
          <w:lang w:eastAsia="zh-CN"/>
        </w:rPr>
        <w:t>鱼最早，饵料鱼次之，底栖鱼最晚</w:t>
      </w:r>
      <w:r w:rsidR="001B4848" w:rsidRPr="0075057E">
        <w:rPr>
          <w:rFonts w:ascii="Times New Roman" w:hAnsi="Times New Roman" w:cs="Times New Roman"/>
          <w:lang w:eastAsia="zh-CN"/>
        </w:rPr>
        <w:t>。</w:t>
      </w:r>
      <w:r w:rsidR="00730CAD" w:rsidRPr="00965E1F">
        <w:rPr>
          <w:lang w:eastAsia="zh-CN"/>
        </w:rPr>
        <w:t>鱼类的分布范围会随</w:t>
      </w:r>
      <w:r w:rsidR="000B0D69">
        <w:rPr>
          <w:rFonts w:hint="eastAsia"/>
          <w:lang w:eastAsia="zh-CN"/>
        </w:rPr>
        <w:t>区域</w:t>
      </w:r>
      <w:r w:rsidR="00730CAD" w:rsidRPr="00965E1F">
        <w:rPr>
          <w:lang w:eastAsia="zh-CN"/>
        </w:rPr>
        <w:t>气候</w:t>
      </w:r>
      <w:r w:rsidR="000B0D69">
        <w:rPr>
          <w:rFonts w:hint="eastAsia"/>
          <w:lang w:eastAsia="zh-CN"/>
        </w:rPr>
        <w:t>变化</w:t>
      </w:r>
      <w:r w:rsidR="00730CAD" w:rsidRPr="00965E1F">
        <w:rPr>
          <w:lang w:eastAsia="zh-CN"/>
        </w:rPr>
        <w:t>发生调整，其迁移方向和</w:t>
      </w:r>
      <w:r w:rsidR="000B0D69">
        <w:rPr>
          <w:rFonts w:hint="eastAsia"/>
          <w:lang w:eastAsia="zh-CN"/>
        </w:rPr>
        <w:t>变化格局</w:t>
      </w:r>
      <w:r w:rsidR="00730CAD">
        <w:rPr>
          <w:rFonts w:hint="eastAsia"/>
          <w:lang w:eastAsia="zh-CN"/>
        </w:rPr>
        <w:t>并不</w:t>
      </w:r>
      <w:r w:rsidR="000B0D69">
        <w:rPr>
          <w:rFonts w:hint="eastAsia"/>
          <w:lang w:eastAsia="zh-CN"/>
        </w:rPr>
        <w:t>仅</w:t>
      </w:r>
      <w:r w:rsidR="00730CAD">
        <w:rPr>
          <w:rFonts w:hint="eastAsia"/>
          <w:lang w:eastAsia="zh-CN"/>
        </w:rPr>
        <w:t>受</w:t>
      </w:r>
      <w:r w:rsidR="00730CAD" w:rsidRPr="00965E1F">
        <w:rPr>
          <w:lang w:eastAsia="zh-CN"/>
        </w:rPr>
        <w:t>温度</w:t>
      </w:r>
      <w:r w:rsidR="00730CAD">
        <w:rPr>
          <w:rFonts w:hint="eastAsia"/>
          <w:lang w:eastAsia="zh-CN"/>
        </w:rPr>
        <w:t>控制</w:t>
      </w:r>
      <w:r w:rsidR="00730CAD" w:rsidRPr="00965E1F">
        <w:rPr>
          <w:lang w:eastAsia="zh-CN"/>
        </w:rPr>
        <w:t>，还会受到</w:t>
      </w:r>
      <w:r w:rsidR="000B0D69">
        <w:rPr>
          <w:rFonts w:hint="eastAsia"/>
          <w:lang w:eastAsia="zh-CN"/>
        </w:rPr>
        <w:t>环境因素</w:t>
      </w:r>
      <w:r w:rsidR="00730CAD" w:rsidRPr="00965E1F">
        <w:rPr>
          <w:lang w:eastAsia="zh-CN"/>
        </w:rPr>
        <w:t>、区域环流以及物种生态位等因素的限制</w:t>
      </w:r>
      <w:r w:rsidR="00730CAD">
        <w:rPr>
          <w:lang w:eastAsia="zh-CN"/>
        </w:rPr>
        <w:fldChar w:fldCharType="begin">
          <w:fldData xml:space="preserve">PEVuZE5vdGU+PENpdGU+PEF1dGhvcj5QaW5za3k8L0F1dGhvcj48WWVhcj4yMDEzPC9ZZWFyPjxS
ZWNOdW0+MTEyPC9SZWNOdW0+PERpc3BsYXlUZXh0PjxzdHlsZSBmYWNlPSJzdXBlcnNjcmlwdCI+
WzI4XTwvc3R5bGU+PC9EaXNwbGF5VGV4dD48cmVjb3JkPjxyZWMtbnVtYmVyPjExMjwvcmVjLW51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5A11F9">
        <w:rPr>
          <w:lang w:eastAsia="zh-CN"/>
        </w:rPr>
        <w:instrText xml:space="preserve"> ADDIN EN.CITE </w:instrText>
      </w:r>
      <w:r w:rsidR="005A11F9">
        <w:rPr>
          <w:lang w:eastAsia="zh-CN"/>
        </w:rPr>
        <w:fldChar w:fldCharType="begin">
          <w:fldData xml:space="preserve">PEVuZE5vdGU+PENpdGU+PEF1dGhvcj5QaW5za3k8L0F1dGhvcj48WWVhcj4yMDEzPC9ZZWFyPjxS
ZWNOdW0+MTEyPC9SZWNOdW0+PERpc3BsYXlUZXh0PjxzdHlsZSBmYWNlPSJzdXBlcnNjcmlwdCI+
WzI4XTwvc3R5bGU+PC9EaXNwbGF5VGV4dD48cmVjb3JkPjxyZWMtbnVtYmVyPjExMjwvcmVjLW51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5A11F9">
        <w:rPr>
          <w:lang w:eastAsia="zh-CN"/>
        </w:rPr>
        <w:instrText xml:space="preserve"> ADDIN EN.CITE.DATA </w:instrText>
      </w:r>
      <w:r w:rsidR="005A11F9">
        <w:rPr>
          <w:lang w:eastAsia="zh-CN"/>
        </w:rPr>
      </w:r>
      <w:r w:rsidR="005A11F9">
        <w:rPr>
          <w:lang w:eastAsia="zh-CN"/>
        </w:rPr>
        <w:fldChar w:fldCharType="end"/>
      </w:r>
      <w:r w:rsidR="00730CAD">
        <w:rPr>
          <w:lang w:eastAsia="zh-CN"/>
        </w:rPr>
      </w:r>
      <w:r w:rsidR="00730CAD">
        <w:rPr>
          <w:lang w:eastAsia="zh-CN"/>
        </w:rPr>
        <w:fldChar w:fldCharType="separate"/>
      </w:r>
      <w:r w:rsidR="005A11F9" w:rsidRPr="005A11F9">
        <w:rPr>
          <w:noProof/>
          <w:vertAlign w:val="superscript"/>
          <w:lang w:eastAsia="zh-CN"/>
        </w:rPr>
        <w:t>[28]</w:t>
      </w:r>
      <w:r w:rsidR="00730CAD">
        <w:rPr>
          <w:lang w:eastAsia="zh-CN"/>
        </w:rPr>
        <w:fldChar w:fldCharType="end"/>
      </w:r>
      <w:r w:rsidR="000B0D69" w:rsidRPr="000B0D69">
        <w:rPr>
          <w:lang w:eastAsia="zh-CN"/>
        </w:rPr>
        <w:t xml:space="preserve"> </w:t>
      </w:r>
      <w:r w:rsidR="000B0D69">
        <w:rPr>
          <w:lang w:eastAsia="zh-CN"/>
        </w:rPr>
        <w:fldChar w:fldCharType="begin">
          <w:fldData xml:space="preserve">PEVuZE5vdGU+PENpdGU+PEF1dGhvcj5GcmVlPC9BdXRob3I+PFllYXI+MjAxOTwvWWVhcj48UmVj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</w:fldData>
        </w:fldChar>
      </w:r>
      <w:r w:rsidR="005A11F9">
        <w:rPr>
          <w:lang w:eastAsia="zh-CN"/>
        </w:rPr>
        <w:instrText xml:space="preserve"> ADDIN EN.CITE </w:instrText>
      </w:r>
      <w:r w:rsidR="005A11F9">
        <w:rPr>
          <w:lang w:eastAsia="zh-CN"/>
        </w:rPr>
        <w:fldChar w:fldCharType="begin">
          <w:fldData xml:space="preserve">PEVuZE5vdGU+PENpdGU+PEF1dGhvcj5GcmVlPC9BdXRob3I+PFllYXI+MjAxOTwvWWVhcj48UmVj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</w:fldData>
        </w:fldChar>
      </w:r>
      <w:r w:rsidR="005A11F9">
        <w:rPr>
          <w:lang w:eastAsia="zh-CN"/>
        </w:rPr>
        <w:instrText xml:space="preserve"> ADDIN EN.CITE.DATA </w:instrText>
      </w:r>
      <w:r w:rsidR="005A11F9">
        <w:rPr>
          <w:lang w:eastAsia="zh-CN"/>
        </w:rPr>
      </w:r>
      <w:r w:rsidR="005A11F9">
        <w:rPr>
          <w:lang w:eastAsia="zh-CN"/>
        </w:rPr>
        <w:fldChar w:fldCharType="end"/>
      </w:r>
      <w:r w:rsidR="000B0D69">
        <w:rPr>
          <w:lang w:eastAsia="zh-CN"/>
        </w:rPr>
      </w:r>
      <w:r w:rsidR="000B0D69">
        <w:rPr>
          <w:lang w:eastAsia="zh-CN"/>
        </w:rPr>
        <w:fldChar w:fldCharType="separate"/>
      </w:r>
      <w:r w:rsidR="005A11F9" w:rsidRPr="005A11F9">
        <w:rPr>
          <w:noProof/>
          <w:vertAlign w:val="superscript"/>
          <w:lang w:eastAsia="zh-CN"/>
        </w:rPr>
        <w:t>[29]</w:t>
      </w:r>
      <w:r w:rsidR="000B0D69">
        <w:rPr>
          <w:lang w:eastAsia="zh-CN"/>
        </w:rPr>
        <w:fldChar w:fldCharType="end"/>
      </w:r>
      <w:r w:rsidR="00730CAD" w:rsidRPr="00965E1F">
        <w:rPr>
          <w:lang w:eastAsia="zh-CN"/>
        </w:rPr>
        <w:t>。</w:t>
      </w:r>
      <w:r w:rsidR="000B0D69">
        <w:rPr>
          <w:rFonts w:hint="eastAsia"/>
          <w:lang w:eastAsia="zh-CN"/>
        </w:rPr>
        <w:t>本研究结果显示，</w:t>
      </w:r>
      <w:r w:rsidR="000B0D69" w:rsidRPr="000B0D69">
        <w:rPr>
          <w:lang w:eastAsia="zh-CN"/>
        </w:rPr>
        <w:t>饵料鱼主要受到中型浮游动物变化和</w:t>
      </w:r>
      <w:r w:rsidR="000B0D69">
        <w:rPr>
          <w:rFonts w:hint="eastAsia"/>
          <w:lang w:eastAsia="zh-CN"/>
        </w:rPr>
        <w:t>海水升温</w:t>
      </w:r>
      <w:r w:rsidR="000B0D69" w:rsidRPr="000B0D69">
        <w:rPr>
          <w:lang w:eastAsia="zh-CN"/>
        </w:rPr>
        <w:t>共同调控；浮泳鱼则受到食物链压力与代谢压力叠加影响，因此响应最早、下降最明显</w:t>
      </w:r>
      <w:r w:rsidR="000B0D69">
        <w:rPr>
          <w:rFonts w:hint="eastAsia"/>
          <w:lang w:eastAsia="zh-CN"/>
        </w:rPr>
        <w:t>，体现了</w:t>
      </w:r>
      <w:r w:rsidR="000B0D69">
        <w:rPr>
          <w:lang w:eastAsia="zh-CN"/>
        </w:rPr>
        <w:t>高营养级生物</w:t>
      </w:r>
      <w:r w:rsidR="000B0D69">
        <w:rPr>
          <w:rFonts w:hint="eastAsia"/>
          <w:lang w:eastAsia="zh-CN"/>
        </w:rPr>
        <w:t>变化</w:t>
      </w:r>
      <w:r w:rsidR="000B0D69">
        <w:rPr>
          <w:lang w:eastAsia="zh-CN"/>
        </w:rPr>
        <w:t>幅度</w:t>
      </w:r>
      <w:r w:rsidR="000B0D69">
        <w:rPr>
          <w:rFonts w:hint="eastAsia"/>
          <w:lang w:eastAsia="zh-CN"/>
        </w:rPr>
        <w:t>会经</w:t>
      </w:r>
      <w:r w:rsidR="000B0D69">
        <w:rPr>
          <w:lang w:eastAsia="zh-CN"/>
        </w:rPr>
        <w:t>食物网过程进一步放大</w:t>
      </w:r>
      <w:r w:rsidR="000B0D69">
        <w:rPr>
          <w:lang w:eastAsia="zh-CN"/>
        </w:rPr>
        <w:fldChar w:fldCharType="begin">
          <w:fldData xml:space="preserve">PEVuZE5vdGU+PENpdGU+PEF1dGhvcj5Mb3R6ZTwvQXV0aG9yPjxZZWFyPjIwMTk8L1llYXI+PFJl
Y051bT4xMTU8L1JlY051bT48RGlzcGxheVRleHQ+PHN0eWxlIGZhY2U9InN1cGVyc2NyaXB0Ij5b
MzBdPC9zdHlsZT48L0Rpc3BsYXlUZXh0PjxyZWNvcmQ+PHJlYy1udW1iZXI+MTE1PC9yZWMtbnVt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F54EBA">
        <w:rPr>
          <w:lang w:eastAsia="zh-CN"/>
        </w:rPr>
        <w:instrText xml:space="preserve"> ADDIN EN.CITE </w:instrText>
      </w:r>
      <w:r w:rsidR="00F54EBA">
        <w:rPr>
          <w:lang w:eastAsia="zh-CN"/>
        </w:rPr>
        <w:fldChar w:fldCharType="begin">
          <w:fldData xml:space="preserve">PEVuZE5vdGU+PENpdGU+PEF1dGhvcj5Mb3R6ZTwvQXV0aG9yPjxZZWFyPjIwMTk8L1llYXI+PFJl
Y051bT4xMTU8L1JlY051bT48RGlzcGxheVRleHQ+PHN0eWxlIGZhY2U9InN1cGVyc2NyaXB0Ij5b
MzBdPC9zdHlsZT48L0Rpc3BsYXlUZXh0PjxyZWNvcmQ+PHJlYy1udW1iZXI+MTE1PC9yZWMtbnVt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F54EBA">
        <w:rPr>
          <w:lang w:eastAsia="zh-CN"/>
        </w:rPr>
        <w:instrText xml:space="preserve"> ADDIN EN.CITE.DATA </w:instrText>
      </w:r>
      <w:r w:rsidR="00F54EBA">
        <w:rPr>
          <w:lang w:eastAsia="zh-CN"/>
        </w:rPr>
      </w:r>
      <w:r w:rsidR="00F54EBA">
        <w:rPr>
          <w:lang w:eastAsia="zh-CN"/>
        </w:rPr>
        <w:fldChar w:fldCharType="end"/>
      </w:r>
      <w:r w:rsidR="000B0D69">
        <w:rPr>
          <w:lang w:eastAsia="zh-CN"/>
        </w:rPr>
      </w:r>
      <w:r w:rsidR="000B0D69">
        <w:rPr>
          <w:lang w:eastAsia="zh-CN"/>
        </w:rPr>
        <w:fldChar w:fldCharType="separate"/>
      </w:r>
      <w:r w:rsidR="00F54EBA" w:rsidRPr="00F54EBA">
        <w:rPr>
          <w:noProof/>
          <w:vertAlign w:val="superscript"/>
          <w:lang w:eastAsia="zh-CN"/>
        </w:rPr>
        <w:t>[30]</w:t>
      </w:r>
      <w:r w:rsidR="000B0D69">
        <w:rPr>
          <w:lang w:eastAsia="zh-CN"/>
        </w:rPr>
        <w:fldChar w:fldCharType="end"/>
      </w:r>
      <w:r w:rsidR="000B0D69" w:rsidRPr="000B0D69">
        <w:rPr>
          <w:lang w:eastAsia="zh-CN"/>
        </w:rPr>
        <w:t>；底栖鱼则更多依赖底层颗粒有机碳输入和近岸生产力背景，其变化具有更强区域性和滞后性。</w:t>
      </w:r>
    </w:p>
    <w:p w14:paraId="2B479CA2" w14:textId="77777777" w:rsidR="00730CAD" w:rsidRPr="0075057E" w:rsidRDefault="00730CAD" w:rsidP="00BF0EAE">
      <w:pPr>
        <w:spacing w:after="0" w:line="360" w:lineRule="auto"/>
        <w:ind w:firstLine="420"/>
        <w:rPr>
          <w:rFonts w:ascii="Times New Roman" w:hAnsi="Times New Roman" w:cs="Times New Roman"/>
          <w:lang w:eastAsia="zh-CN"/>
        </w:rPr>
      </w:pPr>
    </w:p>
    <w:p w14:paraId="4DAEE458" w14:textId="1E98C2FC" w:rsidR="00BF0EAE" w:rsidRDefault="00BF0EAE" w:rsidP="00BF0EAE">
      <w:pPr>
        <w:spacing w:after="0" w:line="360" w:lineRule="auto"/>
        <w:ind w:firstLine="420"/>
        <w:rPr>
          <w:lang w:eastAsia="zh-CN"/>
        </w:rPr>
      </w:pPr>
      <w:r>
        <w:rPr>
          <w:noProof/>
        </w:rPr>
        <w:lastRenderedPageBreak/>
        <w:drawing>
          <wp:anchor distT="0" distB="0" distL="114300" distR="114300" simplePos="0" relativeHeight="251663360" behindDoc="0" locked="0" layoutInCell="1" allowOverlap="1" wp14:anchorId="1260FD24" wp14:editId="69CDC455">
            <wp:simplePos x="0" y="0"/>
            <wp:positionH relativeFrom="column">
              <wp:posOffset>4943</wp:posOffset>
            </wp:positionH>
            <wp:positionV relativeFrom="paragraph">
              <wp:posOffset>294640</wp:posOffset>
            </wp:positionV>
            <wp:extent cx="6407150" cy="526351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maps_fish_biomass.jpg"/>
                    <pic:cNvPicPr/>
                  </pic:nvPicPr>
                  <pic:blipFill>
                    <a:blip r:embed="rId26"/>
                    <a:stretch>
                      <a:fillRect/>
                    </a:stretch>
                  </pic:blipFill>
                  <pic:spPr>
                    <a:xfrm>
                      <a:off x="0" y="0"/>
                      <a:ext cx="6407150" cy="5263515"/>
                    </a:xfrm>
                    <a:prstGeom prst="rect">
                      <a:avLst/>
                    </a:prstGeom>
                  </pic:spPr>
                </pic:pic>
              </a:graphicData>
            </a:graphic>
            <wp14:sizeRelH relativeFrom="margin">
              <wp14:pctWidth>0</wp14:pctWidth>
            </wp14:sizeRelH>
            <wp14:sizeRelV relativeFrom="margin">
              <wp14:pctHeight>0</wp14:pctHeight>
            </wp14:sizeRelV>
          </wp:anchor>
        </w:drawing>
      </w:r>
    </w:p>
    <w:p w14:paraId="044AE251" w14:textId="77777777" w:rsidR="00BF0EAE" w:rsidRDefault="00000000" w:rsidP="0061184C">
      <w:pPr>
        <w:keepLines/>
        <w:spacing w:after="0" w:line="360" w:lineRule="auto"/>
        <w:jc w:val="center"/>
        <w:rPr>
          <w:b/>
          <w:sz w:val="21"/>
          <w:lang w:eastAsia="zh-CN"/>
        </w:rPr>
      </w:pPr>
      <w:r>
        <w:rPr>
          <w:b/>
          <w:sz w:val="21"/>
          <w:lang w:eastAsia="zh-CN"/>
        </w:rPr>
        <w:t>图 3-5 鱼类功能群生物量末期信号变化空间分布</w:t>
      </w:r>
      <w:r w:rsidR="00BF0EAE">
        <w:rPr>
          <w:rFonts w:hint="eastAsia"/>
          <w:b/>
          <w:sz w:val="21"/>
          <w:lang w:eastAsia="zh-CN"/>
        </w:rPr>
        <w:t>图</w:t>
      </w:r>
    </w:p>
    <w:p w14:paraId="2B3877C6" w14:textId="18A75FE8" w:rsidR="00406ED5" w:rsidRDefault="00000000" w:rsidP="0061184C">
      <w:pPr>
        <w:keepLines/>
        <w:spacing w:after="0" w:line="360" w:lineRule="auto"/>
        <w:jc w:val="center"/>
        <w:rPr>
          <w:lang w:eastAsia="zh-CN"/>
        </w:rPr>
      </w:pPr>
      <w:r>
        <w:rPr>
          <w:b/>
          <w:sz w:val="21"/>
          <w:lang w:eastAsia="zh-CN"/>
        </w:rPr>
        <w:t>图中</w:t>
      </w:r>
      <w:r w:rsidR="0000387E">
        <w:rPr>
          <w:rFonts w:hint="eastAsia"/>
          <w:b/>
          <w:sz w:val="21"/>
          <w:lang w:eastAsia="zh-CN"/>
        </w:rPr>
        <w:t>分别</w:t>
      </w:r>
      <w:r>
        <w:rPr>
          <w:b/>
          <w:sz w:val="21"/>
          <w:lang w:eastAsia="zh-CN"/>
        </w:rPr>
        <w:t>展示饵料鱼、远洋鱼和底栖鱼潜在</w:t>
      </w:r>
      <w:r w:rsidR="000A199D">
        <w:rPr>
          <w:rFonts w:hint="eastAsia"/>
          <w:b/>
          <w:sz w:val="21"/>
          <w:lang w:eastAsia="zh-CN"/>
        </w:rPr>
        <w:t>生物量</w:t>
      </w:r>
    </w:p>
    <w:p w14:paraId="3057A0C7" w14:textId="77777777" w:rsidR="00406ED5" w:rsidRDefault="00000000">
      <w:pPr>
        <w:keepNext/>
        <w:keepLines/>
        <w:jc w:val="center"/>
        <w:rPr>
          <w:lang w:eastAsia="zh-CN"/>
        </w:rPr>
      </w:pPr>
      <w:r>
        <w:rPr>
          <w:noProof/>
        </w:rPr>
        <w:lastRenderedPageBreak/>
        <w:drawing>
          <wp:anchor distT="0" distB="0" distL="114300" distR="114300" simplePos="0" relativeHeight="251664384" behindDoc="0" locked="0" layoutInCell="1" allowOverlap="1" wp14:anchorId="6B4E809A" wp14:editId="296A833B">
            <wp:simplePos x="0" y="0"/>
            <wp:positionH relativeFrom="column">
              <wp:posOffset>42682</wp:posOffset>
            </wp:positionH>
            <wp:positionV relativeFrom="paragraph">
              <wp:posOffset>203835</wp:posOffset>
            </wp:positionV>
            <wp:extent cx="6113145" cy="4719955"/>
            <wp:effectExtent l="0" t="0" r="1905" b="444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ignal_timeseries_fish_biomass.jpg"/>
                    <pic:cNvPicPr/>
                  </pic:nvPicPr>
                  <pic:blipFill>
                    <a:blip r:embed="rId27"/>
                    <a:stretch>
                      <a:fillRect/>
                    </a:stretch>
                  </pic:blipFill>
                  <pic:spPr>
                    <a:xfrm>
                      <a:off x="0" y="0"/>
                      <a:ext cx="6113145" cy="4719955"/>
                    </a:xfrm>
                    <a:prstGeom prst="rect">
                      <a:avLst/>
                    </a:prstGeom>
                  </pic:spPr>
                </pic:pic>
              </a:graphicData>
            </a:graphic>
            <wp14:sizeRelH relativeFrom="margin">
              <wp14:pctWidth>0</wp14:pctWidth>
            </wp14:sizeRelH>
            <wp14:sizeRelV relativeFrom="margin">
              <wp14:pctHeight>0</wp14:pctHeight>
            </wp14:sizeRelV>
          </wp:anchor>
        </w:drawing>
      </w:r>
    </w:p>
    <w:p w14:paraId="11FD9D97" w14:textId="77777777" w:rsidR="00880F61" w:rsidRDefault="00000000" w:rsidP="0061184C">
      <w:pPr>
        <w:keepLines/>
        <w:spacing w:after="0" w:line="360" w:lineRule="auto"/>
        <w:jc w:val="center"/>
        <w:rPr>
          <w:b/>
          <w:sz w:val="21"/>
          <w:lang w:eastAsia="zh-CN"/>
        </w:rPr>
      </w:pPr>
      <w:r>
        <w:rPr>
          <w:b/>
          <w:sz w:val="21"/>
          <w:lang w:eastAsia="zh-CN"/>
        </w:rPr>
        <w:t>图 3-6 鱼类功能群生物量全球年平均时间序列</w:t>
      </w:r>
      <w:r w:rsidR="00880F61">
        <w:rPr>
          <w:rFonts w:hint="eastAsia"/>
          <w:b/>
          <w:sz w:val="21"/>
          <w:lang w:eastAsia="zh-CN"/>
        </w:rPr>
        <w:t>图</w:t>
      </w:r>
    </w:p>
    <w:p w14:paraId="5094B93C" w14:textId="1106404F" w:rsidR="00406ED5" w:rsidRPr="000A199D" w:rsidRDefault="0061184C" w:rsidP="0061184C">
      <w:pPr>
        <w:keepLines/>
        <w:spacing w:after="0" w:line="360" w:lineRule="auto"/>
        <w:jc w:val="center"/>
        <w:rPr>
          <w:lang w:eastAsia="zh-CN"/>
        </w:rPr>
        <w:sectPr w:rsidR="00406ED5" w:rsidRPr="000A199D">
          <w:headerReference w:type="even" r:id="rId28"/>
          <w:headerReference w:type="default" r:id="rId29"/>
          <w:footerReference w:type="even" r:id="rId30"/>
          <w:footerReference w:type="default" r:id="rId31"/>
          <w:pgSz w:w="12240" w:h="15840"/>
          <w:pgMar w:top="1417" w:right="1134" w:bottom="1134" w:left="1417" w:header="720" w:footer="720" w:gutter="0"/>
          <w:pgNumType w:start="1"/>
          <w:cols w:space="720"/>
          <w:docGrid w:linePitch="360"/>
        </w:sectPr>
      </w:pPr>
      <w:r>
        <w:rPr>
          <w:rFonts w:hint="eastAsia"/>
          <w:b/>
          <w:sz w:val="21"/>
          <w:lang w:eastAsia="zh-CN"/>
        </w:rPr>
        <w:t xml:space="preserve"> </w:t>
      </w:r>
      <w:r>
        <w:rPr>
          <w:b/>
          <w:sz w:val="21"/>
          <w:lang w:eastAsia="zh-CN"/>
        </w:rPr>
        <w:t>曲线</w:t>
      </w:r>
      <w:r w:rsidR="0000387E">
        <w:rPr>
          <w:rFonts w:hint="eastAsia"/>
          <w:b/>
          <w:sz w:val="21"/>
          <w:lang w:eastAsia="zh-CN"/>
        </w:rPr>
        <w:t>分别</w:t>
      </w:r>
      <w:r>
        <w:rPr>
          <w:b/>
          <w:sz w:val="21"/>
          <w:lang w:eastAsia="zh-CN"/>
        </w:rPr>
        <w:t>展示饵料鱼、远洋鱼和底栖鱼潜在生物量</w:t>
      </w:r>
    </w:p>
    <w:p w14:paraId="749320DD" w14:textId="03D71BBB" w:rsidR="00406ED5" w:rsidRDefault="00000000">
      <w:pPr>
        <w:keepNext/>
        <w:spacing w:before="120" w:after="120" w:line="480" w:lineRule="auto"/>
        <w:rPr>
          <w:lang w:eastAsia="zh-CN"/>
        </w:rPr>
      </w:pPr>
      <w:r>
        <w:rPr>
          <w:rFonts w:ascii="黑体" w:eastAsia="黑体" w:hAnsi="黑体"/>
          <w:b/>
          <w:sz w:val="30"/>
          <w:lang w:eastAsia="zh-CN"/>
        </w:rPr>
        <w:lastRenderedPageBreak/>
        <w:t>4、气候变化信号出现时间及其信噪比</w:t>
      </w:r>
      <w:r w:rsidR="00D4243F">
        <w:rPr>
          <w:rFonts w:ascii="黑体" w:eastAsia="黑体" w:hAnsi="黑体" w:hint="eastAsia"/>
          <w:b/>
          <w:sz w:val="30"/>
          <w:lang w:eastAsia="zh-CN"/>
        </w:rPr>
        <w:t>特征</w:t>
      </w:r>
    </w:p>
    <w:p w14:paraId="4B60B7F8" w14:textId="0825CA82" w:rsidR="00406ED5" w:rsidRDefault="00000000">
      <w:pPr>
        <w:keepNext/>
        <w:spacing w:before="120" w:after="120" w:line="360" w:lineRule="auto"/>
        <w:rPr>
          <w:lang w:eastAsia="zh-CN"/>
        </w:rPr>
      </w:pPr>
      <w:r>
        <w:rPr>
          <w:rFonts w:ascii="黑体" w:eastAsia="黑体" w:hAnsi="黑体"/>
          <w:b/>
          <w:sz w:val="28"/>
          <w:lang w:eastAsia="zh-CN"/>
        </w:rPr>
        <w:t>4.1 环境变量</w:t>
      </w:r>
      <w:r w:rsidR="00D4243F">
        <w:rPr>
          <w:rFonts w:ascii="黑体" w:eastAsia="黑体" w:hAnsi="黑体" w:hint="eastAsia"/>
          <w:b/>
          <w:sz w:val="28"/>
          <w:lang w:eastAsia="zh-CN"/>
        </w:rPr>
        <w:t>ToE分析</w:t>
      </w:r>
    </w:p>
    <w:p w14:paraId="1495E97C" w14:textId="77777777" w:rsidR="00D96737" w:rsidRDefault="0001200B" w:rsidP="00D2757A">
      <w:pPr>
        <w:spacing w:after="0" w:line="360" w:lineRule="auto"/>
        <w:ind w:firstLine="420"/>
        <w:jc w:val="both"/>
        <w:rPr>
          <w:lang w:eastAsia="zh-CN"/>
        </w:rPr>
      </w:pPr>
      <w:r w:rsidRPr="00034D8A">
        <w:rPr>
          <w:lang w:eastAsia="zh-CN"/>
        </w:rPr>
        <w:t>环境变量作为海洋生态系统中最直接</w:t>
      </w:r>
      <w:r>
        <w:rPr>
          <w:rFonts w:hint="eastAsia"/>
          <w:lang w:eastAsia="zh-CN"/>
        </w:rPr>
        <w:t>受</w:t>
      </w:r>
      <w:r w:rsidRPr="00034D8A">
        <w:rPr>
          <w:lang w:eastAsia="zh-CN"/>
        </w:rPr>
        <w:t>外部气候强迫</w:t>
      </w:r>
      <w:r>
        <w:rPr>
          <w:rFonts w:hint="eastAsia"/>
          <w:lang w:eastAsia="zh-CN"/>
        </w:rPr>
        <w:t>影响</w:t>
      </w:r>
      <w:r w:rsidRPr="00034D8A">
        <w:rPr>
          <w:lang w:eastAsia="zh-CN"/>
        </w:rPr>
        <w:t>的</w:t>
      </w:r>
      <w:r>
        <w:rPr>
          <w:rFonts w:hint="eastAsia"/>
          <w:lang w:eastAsia="zh-CN"/>
        </w:rPr>
        <w:t>组成</w:t>
      </w:r>
      <w:r w:rsidRPr="00034D8A">
        <w:rPr>
          <w:lang w:eastAsia="zh-CN"/>
        </w:rPr>
        <w:t>，其气候变化信号出现时间</w:t>
      </w:r>
      <w:r>
        <w:rPr>
          <w:rFonts w:hint="eastAsia"/>
          <w:lang w:eastAsia="zh-CN"/>
        </w:rPr>
        <w:t>通常早于生态变量。</w:t>
      </w:r>
      <w:r w:rsidR="00D96737" w:rsidRPr="00034D8A">
        <w:rPr>
          <w:lang w:eastAsia="zh-CN"/>
        </w:rPr>
        <w:t>本研究结果表明，环境变量的ToE在不同变量之间存在显著差异，其中海洋温度出现时间最早、</w:t>
      </w:r>
      <w:r w:rsidR="00D96737">
        <w:rPr>
          <w:rFonts w:hint="eastAsia"/>
          <w:lang w:eastAsia="zh-CN"/>
        </w:rPr>
        <w:t>范围最广</w:t>
      </w:r>
      <w:r w:rsidR="00D96737" w:rsidRPr="00034D8A">
        <w:rPr>
          <w:lang w:eastAsia="zh-CN"/>
        </w:rPr>
        <w:t>，而营养盐</w:t>
      </w:r>
      <w:r w:rsidR="00D96737">
        <w:rPr>
          <w:rFonts w:hint="eastAsia"/>
          <w:lang w:eastAsia="zh-CN"/>
        </w:rPr>
        <w:t>ToE</w:t>
      </w:r>
      <w:r w:rsidR="00D96737" w:rsidRPr="00034D8A">
        <w:rPr>
          <w:lang w:eastAsia="zh-CN"/>
        </w:rPr>
        <w:t>则表现出更明显的</w:t>
      </w:r>
      <w:r w:rsidR="00D96737">
        <w:rPr>
          <w:rFonts w:hint="eastAsia"/>
          <w:lang w:eastAsia="zh-CN"/>
        </w:rPr>
        <w:t>区域</w:t>
      </w:r>
      <w:r w:rsidR="00D96737" w:rsidRPr="00034D8A">
        <w:rPr>
          <w:lang w:eastAsia="zh-CN"/>
        </w:rPr>
        <w:t>特征</w:t>
      </w:r>
      <w:r w:rsidR="00D96737">
        <w:rPr>
          <w:rFonts w:hint="eastAsia"/>
          <w:lang w:eastAsia="zh-CN"/>
        </w:rPr>
        <w:t>（图4-1和图4-2）</w:t>
      </w:r>
      <w:r w:rsidR="00D96737" w:rsidRPr="00034D8A">
        <w:rPr>
          <w:lang w:eastAsia="zh-CN"/>
        </w:rPr>
        <w:t>。</w:t>
      </w:r>
    </w:p>
    <w:p w14:paraId="26626C39" w14:textId="51AAB31D" w:rsidR="00165B2C" w:rsidRDefault="0001200B" w:rsidP="00D2757A">
      <w:pPr>
        <w:spacing w:after="0" w:line="360" w:lineRule="auto"/>
        <w:ind w:firstLine="420"/>
        <w:jc w:val="both"/>
        <w:rPr>
          <w:lang w:eastAsia="zh-CN"/>
        </w:rPr>
      </w:pPr>
      <w:r>
        <w:rPr>
          <w:rFonts w:hint="eastAsia"/>
          <w:lang w:eastAsia="zh-CN"/>
        </w:rPr>
        <w:t>其中</w:t>
      </w:r>
      <w:r>
        <w:rPr>
          <w:lang w:eastAsia="zh-CN"/>
        </w:rPr>
        <w:t>，上层</w:t>
      </w:r>
      <w:r w:rsidR="00002B52">
        <w:rPr>
          <w:rFonts w:hint="eastAsia"/>
          <w:lang w:eastAsia="zh-CN"/>
        </w:rPr>
        <w:t>150m平均海洋</w:t>
      </w:r>
      <w:r>
        <w:rPr>
          <w:lang w:eastAsia="zh-CN"/>
        </w:rPr>
        <w:t>温度</w:t>
      </w:r>
      <w:r w:rsidR="00251F43">
        <w:rPr>
          <w:rFonts w:hint="eastAsia"/>
          <w:lang w:eastAsia="zh-CN"/>
        </w:rPr>
        <w:t>主要显示</w:t>
      </w:r>
      <w:r>
        <w:rPr>
          <w:lang w:eastAsia="zh-CN"/>
        </w:rPr>
        <w:t>上升方向</w:t>
      </w:r>
      <w:r w:rsidR="00002B52">
        <w:rPr>
          <w:rFonts w:hint="eastAsia"/>
          <w:lang w:eastAsia="zh-CN"/>
        </w:rPr>
        <w:t>ToE</w:t>
      </w:r>
      <w:r w:rsidR="00251F43">
        <w:rPr>
          <w:rFonts w:hint="eastAsia"/>
          <w:lang w:eastAsia="zh-CN"/>
        </w:rPr>
        <w:t>，仅在北大西洋北部被识别到小区域降低ToE。</w:t>
      </w:r>
      <w:r>
        <w:rPr>
          <w:lang w:eastAsia="zh-CN"/>
        </w:rPr>
        <w:t>北太平洋副热带环流、北大西洋副热带海区、南太平洋和南大西洋开阔海域、印度洋</w:t>
      </w:r>
      <w:r w:rsidR="00002B52">
        <w:rPr>
          <w:rFonts w:hint="eastAsia"/>
          <w:lang w:eastAsia="zh-CN"/>
        </w:rPr>
        <w:t>、北冰洋</w:t>
      </w:r>
      <w:r>
        <w:rPr>
          <w:lang w:eastAsia="zh-CN"/>
        </w:rPr>
        <w:t>以及南大洋大多较早超过</w:t>
      </w:r>
      <w:r w:rsidR="00002B52">
        <w:rPr>
          <w:rFonts w:hint="eastAsia"/>
          <w:lang w:eastAsia="zh-CN"/>
        </w:rPr>
        <w:t>自然变率</w:t>
      </w:r>
      <w:r w:rsidR="00103D8F">
        <w:rPr>
          <w:rFonts w:hint="eastAsia"/>
          <w:lang w:eastAsia="zh-CN"/>
        </w:rPr>
        <w:t>，</w:t>
      </w:r>
      <w:r w:rsidR="00002B52">
        <w:rPr>
          <w:rFonts w:hint="eastAsia"/>
          <w:lang w:eastAsia="zh-CN"/>
        </w:rPr>
        <w:t>上升方向ToE年份集中在2000-2020年之间</w:t>
      </w:r>
      <w:r w:rsidR="00586723">
        <w:rPr>
          <w:rFonts w:hint="eastAsia"/>
          <w:lang w:eastAsia="zh-CN"/>
        </w:rPr>
        <w:t>。</w:t>
      </w:r>
      <w:r>
        <w:rPr>
          <w:lang w:eastAsia="zh-CN"/>
        </w:rPr>
        <w:t>赤道太平洋</w:t>
      </w:r>
      <w:r w:rsidR="00103D8F">
        <w:rPr>
          <w:rFonts w:hint="eastAsia"/>
          <w:lang w:eastAsia="zh-CN"/>
        </w:rPr>
        <w:t>虽然</w:t>
      </w:r>
      <w:r w:rsidR="00D96737">
        <w:rPr>
          <w:rFonts w:hint="eastAsia"/>
          <w:lang w:eastAsia="zh-CN"/>
        </w:rPr>
        <w:t>存在明显</w:t>
      </w:r>
      <w:r>
        <w:rPr>
          <w:lang w:eastAsia="zh-CN"/>
        </w:rPr>
        <w:t>升温</w:t>
      </w:r>
      <w:r w:rsidR="00002B52">
        <w:rPr>
          <w:rFonts w:hint="eastAsia"/>
          <w:lang w:eastAsia="zh-CN"/>
        </w:rPr>
        <w:t>信号</w:t>
      </w:r>
      <w:r>
        <w:rPr>
          <w:lang w:eastAsia="zh-CN"/>
        </w:rPr>
        <w:t>，</w:t>
      </w:r>
      <w:r w:rsidR="00D96737">
        <w:rPr>
          <w:rFonts w:hint="eastAsia"/>
          <w:lang w:eastAsia="zh-CN"/>
        </w:rPr>
        <w:t>但其ToE未被识别。结合</w:t>
      </w:r>
      <w:r w:rsidR="004C5F69">
        <w:rPr>
          <w:rFonts w:hint="eastAsia"/>
          <w:lang w:eastAsia="zh-CN"/>
        </w:rPr>
        <w:t>信噪比</w:t>
      </w:r>
      <w:r w:rsidR="00D96737">
        <w:rPr>
          <w:rFonts w:hint="eastAsia"/>
          <w:lang w:eastAsia="zh-CN"/>
        </w:rPr>
        <w:t>分析结果发现，该区域内部自然变量偏高，使长期增温信号难以稳定超过背景噪声。已有研究指出，</w:t>
      </w:r>
      <w:r w:rsidR="004C5F69">
        <w:rPr>
          <w:rFonts w:hint="eastAsia"/>
          <w:lang w:eastAsia="zh-CN"/>
        </w:rPr>
        <w:t>赤道太平洋</w:t>
      </w:r>
      <w:r w:rsidR="005A53C6">
        <w:rPr>
          <w:rFonts w:hint="eastAsia"/>
          <w:lang w:eastAsia="zh-CN"/>
        </w:rPr>
        <w:t>受</w:t>
      </w:r>
      <w:r w:rsidR="005A53C6" w:rsidRPr="005A53C6">
        <w:rPr>
          <w:rFonts w:ascii="Times New Roman" w:hAnsi="Times New Roman" w:cs="Times New Roman"/>
          <w:lang w:eastAsia="zh-CN"/>
        </w:rPr>
        <w:t>ENSO</w:t>
      </w:r>
      <w:r w:rsidR="005A53C6">
        <w:rPr>
          <w:rFonts w:ascii="Times New Roman" w:hAnsi="Times New Roman" w:cs="Times New Roman" w:hint="eastAsia"/>
          <w:lang w:eastAsia="zh-CN"/>
        </w:rPr>
        <w:t>和</w:t>
      </w:r>
      <w:r w:rsidR="00D96737">
        <w:rPr>
          <w:rFonts w:ascii="Times New Roman" w:hAnsi="Times New Roman" w:cs="Times New Roman" w:hint="eastAsia"/>
          <w:lang w:eastAsia="zh-CN"/>
        </w:rPr>
        <w:t>热带</w:t>
      </w:r>
      <w:r w:rsidR="005A53C6">
        <w:rPr>
          <w:rFonts w:ascii="Times New Roman" w:hAnsi="Times New Roman" w:cs="Times New Roman" w:hint="eastAsia"/>
          <w:lang w:eastAsia="zh-CN"/>
        </w:rPr>
        <w:t>海气耦合过程</w:t>
      </w:r>
      <w:r w:rsidR="005A53C6">
        <w:rPr>
          <w:rFonts w:hint="eastAsia"/>
          <w:lang w:eastAsia="zh-CN"/>
        </w:rPr>
        <w:t>控制</w:t>
      </w:r>
      <w:r w:rsidR="00D96737">
        <w:rPr>
          <w:rFonts w:hint="eastAsia"/>
          <w:lang w:eastAsia="zh-CN"/>
        </w:rPr>
        <w:t>会显著增强其温度年际尺度波动，从而降低该区域温度ToE的可识别性</w:t>
      </w:r>
      <w:r w:rsidR="005A53C6">
        <w:rPr>
          <w:rFonts w:hint="eastAsia"/>
          <w:lang w:eastAsia="zh-CN"/>
        </w:rPr>
        <w:t>[</w:t>
      </w:r>
      <w:r w:rsidR="0039743B">
        <w:rPr>
          <w:rFonts w:hint="eastAsia"/>
          <w:lang w:eastAsia="zh-CN"/>
        </w:rPr>
        <w:t>7</w:t>
      </w:r>
      <w:r w:rsidR="005A53C6">
        <w:rPr>
          <w:rFonts w:hint="eastAsia"/>
          <w:lang w:eastAsia="zh-CN"/>
        </w:rPr>
        <w:t>]</w:t>
      </w:r>
      <w:r w:rsidR="00D96737">
        <w:rPr>
          <w:rFonts w:hint="eastAsia"/>
          <w:lang w:eastAsia="zh-CN"/>
        </w:rPr>
        <w:t>。</w:t>
      </w:r>
    </w:p>
    <w:p w14:paraId="4A0D82D2" w14:textId="08FDB3EF" w:rsidR="00586723" w:rsidRDefault="00000000" w:rsidP="00D2757A">
      <w:pPr>
        <w:spacing w:after="0" w:line="360" w:lineRule="auto"/>
        <w:ind w:firstLine="420"/>
        <w:jc w:val="both"/>
        <w:rPr>
          <w:lang w:eastAsia="zh-CN"/>
        </w:rPr>
      </w:pPr>
      <w:r>
        <w:rPr>
          <w:lang w:eastAsia="zh-CN"/>
        </w:rPr>
        <w:t>底层</w:t>
      </w:r>
      <w:r w:rsidR="00002B52">
        <w:rPr>
          <w:rFonts w:hint="eastAsia"/>
          <w:lang w:eastAsia="zh-CN"/>
        </w:rPr>
        <w:t>海洋</w:t>
      </w:r>
      <w:r>
        <w:rPr>
          <w:lang w:eastAsia="zh-CN"/>
        </w:rPr>
        <w:t>温度</w:t>
      </w:r>
      <w:r w:rsidR="00DA1702">
        <w:rPr>
          <w:rFonts w:hint="eastAsia"/>
          <w:lang w:eastAsia="zh-CN"/>
        </w:rPr>
        <w:t>ToE表现出更明显的区域差异性。</w:t>
      </w:r>
      <w:r w:rsidR="004C5F69">
        <w:rPr>
          <w:rFonts w:hint="eastAsia"/>
          <w:lang w:eastAsia="zh-CN"/>
        </w:rPr>
        <w:t>在</w:t>
      </w:r>
      <w:r>
        <w:rPr>
          <w:lang w:eastAsia="zh-CN"/>
        </w:rPr>
        <w:t>南</w:t>
      </w:r>
      <w:r w:rsidR="00103D8F">
        <w:rPr>
          <w:rFonts w:hint="eastAsia"/>
          <w:lang w:eastAsia="zh-CN"/>
        </w:rPr>
        <w:t>大洋</w:t>
      </w:r>
      <w:r>
        <w:rPr>
          <w:lang w:eastAsia="zh-CN"/>
        </w:rPr>
        <w:t>绕极流</w:t>
      </w:r>
      <w:r w:rsidR="00B7471A">
        <w:rPr>
          <w:rFonts w:hint="eastAsia"/>
          <w:lang w:eastAsia="zh-CN"/>
        </w:rPr>
        <w:t>以及</w:t>
      </w:r>
      <w:r>
        <w:rPr>
          <w:lang w:eastAsia="zh-CN"/>
        </w:rPr>
        <w:t>北</w:t>
      </w:r>
      <w:r w:rsidR="00103D8F">
        <w:rPr>
          <w:rFonts w:hint="eastAsia"/>
          <w:lang w:eastAsia="zh-CN"/>
        </w:rPr>
        <w:t>冰</w:t>
      </w:r>
      <w:r>
        <w:rPr>
          <w:lang w:eastAsia="zh-CN"/>
        </w:rPr>
        <w:t>洋边缘海</w:t>
      </w:r>
      <w:r w:rsidR="00B7471A">
        <w:rPr>
          <w:rFonts w:hint="eastAsia"/>
          <w:lang w:eastAsia="zh-CN"/>
        </w:rPr>
        <w:t>ToE普遍</w:t>
      </w:r>
      <w:r w:rsidR="004C5F69">
        <w:rPr>
          <w:rFonts w:hint="eastAsia"/>
          <w:lang w:eastAsia="zh-CN"/>
        </w:rPr>
        <w:t>晚于上层海洋，</w:t>
      </w:r>
      <w:r w:rsidR="00B7471A">
        <w:rPr>
          <w:rFonts w:hint="eastAsia"/>
          <w:lang w:eastAsia="zh-CN"/>
        </w:rPr>
        <w:t>主要集中</w:t>
      </w:r>
      <w:r w:rsidR="004C5F69">
        <w:rPr>
          <w:rFonts w:hint="eastAsia"/>
          <w:lang w:eastAsia="zh-CN"/>
        </w:rPr>
        <w:t>在2020年后</w:t>
      </w:r>
      <w:r w:rsidR="00B7471A">
        <w:rPr>
          <w:rFonts w:hint="eastAsia"/>
          <w:lang w:eastAsia="zh-CN"/>
        </w:rPr>
        <w:t>。</w:t>
      </w:r>
      <w:r w:rsidR="00B7471A" w:rsidRPr="00B7471A">
        <w:rPr>
          <w:lang w:eastAsia="zh-CN"/>
        </w:rPr>
        <w:t>这反映出深层海洋热量传播具有明显滞后性。</w:t>
      </w:r>
      <w:r w:rsidR="004C5F69">
        <w:rPr>
          <w:rFonts w:hint="eastAsia"/>
          <w:lang w:eastAsia="zh-CN"/>
        </w:rPr>
        <w:t>而在大西洋区域的</w:t>
      </w:r>
      <w:r w:rsidR="00B7471A">
        <w:rPr>
          <w:rFonts w:hint="eastAsia"/>
          <w:lang w:eastAsia="zh-CN"/>
        </w:rPr>
        <w:t>升温</w:t>
      </w:r>
      <w:r w:rsidR="004C5F69">
        <w:rPr>
          <w:rFonts w:hint="eastAsia"/>
          <w:lang w:eastAsia="zh-CN"/>
        </w:rPr>
        <w:t>ToE</w:t>
      </w:r>
      <w:r w:rsidR="00B7471A">
        <w:rPr>
          <w:rFonts w:hint="eastAsia"/>
          <w:lang w:eastAsia="zh-CN"/>
        </w:rPr>
        <w:t>反而</w:t>
      </w:r>
      <w:r w:rsidR="004C5F69">
        <w:rPr>
          <w:rFonts w:hint="eastAsia"/>
          <w:lang w:eastAsia="zh-CN"/>
        </w:rPr>
        <w:t>早于上层海洋，</w:t>
      </w:r>
      <w:r w:rsidR="00B7471A" w:rsidRPr="00B7471A">
        <w:rPr>
          <w:lang w:eastAsia="zh-CN"/>
        </w:rPr>
        <w:t>部分海区甚至在2000年前已经突破自然变率范围。</w:t>
      </w:r>
      <w:r w:rsidR="00B7471A">
        <w:rPr>
          <w:rFonts w:hint="eastAsia"/>
          <w:lang w:eastAsia="zh-CN"/>
        </w:rPr>
        <w:t>这主要由于北大西洋深层水形成过程中逐渐受气候变暖影响，向深层输送热量增加</w:t>
      </w:r>
      <w:r w:rsidR="00601953">
        <w:rPr>
          <w:rFonts w:hint="eastAsia"/>
          <w:lang w:eastAsia="zh-CN"/>
        </w:rPr>
        <w:t>，并通过</w:t>
      </w:r>
      <w:r w:rsidR="00601953" w:rsidRPr="00034D8A">
        <w:rPr>
          <w:lang w:eastAsia="zh-CN"/>
        </w:rPr>
        <w:t>经向翻转环流</w:t>
      </w:r>
      <w:r w:rsidR="00601953">
        <w:rPr>
          <w:rFonts w:hint="eastAsia"/>
          <w:lang w:eastAsia="zh-CN"/>
        </w:rPr>
        <w:t>向南传输</w:t>
      </w:r>
      <w:r w:rsidR="007F5220">
        <w:rPr>
          <w:rFonts w:hint="eastAsia"/>
          <w:lang w:eastAsia="zh-CN"/>
        </w:rPr>
        <w:t>。</w:t>
      </w:r>
      <w:r w:rsidR="007F5220" w:rsidRPr="00034D8A">
        <w:rPr>
          <w:lang w:eastAsia="zh-CN"/>
        </w:rPr>
        <w:t>同时，该区域底层海洋温度的自然变率相对较低，</w:t>
      </w:r>
      <w:r w:rsidR="005A53C6">
        <w:rPr>
          <w:rFonts w:hint="eastAsia"/>
          <w:lang w:eastAsia="zh-CN"/>
        </w:rPr>
        <w:t>因此</w:t>
      </w:r>
      <w:r w:rsidR="007F5220">
        <w:rPr>
          <w:rFonts w:hint="eastAsia"/>
          <w:lang w:eastAsia="zh-CN"/>
        </w:rPr>
        <w:t>即使升温趋势并不极端，也能较早</w:t>
      </w:r>
      <w:r w:rsidR="005A53C6">
        <w:rPr>
          <w:rFonts w:hint="eastAsia"/>
          <w:lang w:eastAsia="zh-CN"/>
        </w:rPr>
        <w:t>偏离自然变率，形成</w:t>
      </w:r>
      <w:r w:rsidR="007F5220">
        <w:rPr>
          <w:rFonts w:hint="eastAsia"/>
          <w:lang w:eastAsia="zh-CN"/>
        </w:rPr>
        <w:t>升温</w:t>
      </w:r>
      <w:r w:rsidR="005A53C6">
        <w:rPr>
          <w:rFonts w:hint="eastAsia"/>
          <w:lang w:eastAsia="zh-CN"/>
        </w:rPr>
        <w:t>ToE。而对于太平洋和印度洋的</w:t>
      </w:r>
      <w:r>
        <w:rPr>
          <w:lang w:eastAsia="zh-CN"/>
        </w:rPr>
        <w:t>开阔深海盆地</w:t>
      </w:r>
      <w:r w:rsidR="005A53C6">
        <w:rPr>
          <w:rFonts w:hint="eastAsia"/>
          <w:lang w:eastAsia="zh-CN"/>
        </w:rPr>
        <w:t>区域，</w:t>
      </w:r>
      <w:r>
        <w:rPr>
          <w:lang w:eastAsia="zh-CN"/>
        </w:rPr>
        <w:t>底层</w:t>
      </w:r>
      <w:r w:rsidR="005A53C6">
        <w:rPr>
          <w:rFonts w:hint="eastAsia"/>
          <w:lang w:eastAsia="zh-CN"/>
        </w:rPr>
        <w:t>海洋</w:t>
      </w:r>
      <w:r>
        <w:rPr>
          <w:lang w:eastAsia="zh-CN"/>
        </w:rPr>
        <w:t>温度</w:t>
      </w:r>
      <w:r>
        <w:rPr>
          <w:rFonts w:ascii="Times New Roman" w:eastAsia="Times New Roman" w:hAnsi="Times New Roman"/>
          <w:lang w:eastAsia="zh-CN"/>
        </w:rPr>
        <w:t>ToE</w:t>
      </w:r>
      <w:r>
        <w:rPr>
          <w:lang w:eastAsia="zh-CN"/>
        </w:rPr>
        <w:t>较分散</w:t>
      </w:r>
      <w:r w:rsidR="005A53C6">
        <w:rPr>
          <w:rFonts w:hint="eastAsia"/>
          <w:lang w:eastAsia="zh-CN"/>
        </w:rPr>
        <w:t>或者还未识别到</w:t>
      </w:r>
      <w:r>
        <w:rPr>
          <w:lang w:eastAsia="zh-CN"/>
        </w:rPr>
        <w:t>，</w:t>
      </w:r>
      <w:r w:rsidR="005A53C6">
        <w:rPr>
          <w:rFonts w:hint="eastAsia"/>
          <w:lang w:eastAsia="zh-CN"/>
        </w:rPr>
        <w:t>主要是印度洋和太平洋底层海洋温度依靠大洋环流尺度来进行水团更新，信号变化和噪声较低，</w:t>
      </w:r>
      <w:r w:rsidR="00915E40">
        <w:rPr>
          <w:rFonts w:hint="eastAsia"/>
          <w:lang w:eastAsia="zh-CN"/>
        </w:rPr>
        <w:t>难以</w:t>
      </w:r>
      <w:r w:rsidR="005A53C6">
        <w:rPr>
          <w:rFonts w:hint="eastAsia"/>
          <w:lang w:eastAsia="zh-CN"/>
        </w:rPr>
        <w:t>超过自然变率。</w:t>
      </w:r>
    </w:p>
    <w:p w14:paraId="38F87EFC" w14:textId="7485DBB4" w:rsidR="00E12A6A" w:rsidRDefault="005C387D" w:rsidP="00D2757A">
      <w:pPr>
        <w:spacing w:after="0" w:line="360" w:lineRule="auto"/>
        <w:ind w:firstLine="420"/>
        <w:jc w:val="both"/>
        <w:rPr>
          <w:lang w:eastAsia="zh-CN"/>
        </w:rPr>
      </w:pPr>
      <w:r>
        <w:rPr>
          <w:rFonts w:hint="eastAsia"/>
          <w:lang w:eastAsia="zh-CN"/>
        </w:rPr>
        <w:t>营养盐变量的ToE相比温度更显区域差异。</w:t>
      </w:r>
      <w:r w:rsidR="00AC39B3">
        <w:rPr>
          <w:rFonts w:hint="eastAsia"/>
          <w:lang w:eastAsia="zh-CN"/>
        </w:rPr>
        <w:t>上层150m平均</w:t>
      </w:r>
      <w:r>
        <w:rPr>
          <w:lang w:eastAsia="zh-CN"/>
        </w:rPr>
        <w:t>硝酸盐</w:t>
      </w:r>
      <w:r w:rsidR="00AC39B3">
        <w:rPr>
          <w:rFonts w:hint="eastAsia"/>
          <w:lang w:eastAsia="zh-CN"/>
        </w:rPr>
        <w:t>浓度</w:t>
      </w:r>
      <w:r>
        <w:rPr>
          <w:rFonts w:ascii="Times New Roman" w:eastAsia="Times New Roman" w:hAnsi="Times New Roman"/>
          <w:lang w:eastAsia="zh-CN"/>
        </w:rPr>
        <w:t>ToE</w:t>
      </w:r>
      <w:r>
        <w:rPr>
          <w:rFonts w:hint="eastAsia"/>
          <w:lang w:eastAsia="zh-CN"/>
        </w:rPr>
        <w:t>主要表现为下降方向信号，集中在北冰洋、南大洋及北大西洋深水形成区。</w:t>
      </w:r>
      <w:r w:rsidR="00AC39B3">
        <w:rPr>
          <w:rFonts w:hint="eastAsia"/>
          <w:lang w:eastAsia="zh-CN"/>
        </w:rPr>
        <w:t>其中</w:t>
      </w:r>
      <w:r>
        <w:rPr>
          <w:rFonts w:hint="eastAsia"/>
          <w:lang w:eastAsia="zh-CN"/>
        </w:rPr>
        <w:t>，</w:t>
      </w:r>
      <w:r w:rsidR="001E6271">
        <w:rPr>
          <w:rFonts w:hint="eastAsia"/>
          <w:lang w:eastAsia="zh-CN"/>
        </w:rPr>
        <w:t>北冰洋识别到的ToE最早，</w:t>
      </w:r>
      <w:r>
        <w:rPr>
          <w:rFonts w:hint="eastAsia"/>
          <w:lang w:eastAsia="zh-CN"/>
        </w:rPr>
        <w:t>部分区域</w:t>
      </w:r>
      <w:r w:rsidR="001E6271">
        <w:rPr>
          <w:rFonts w:hint="eastAsia"/>
          <w:lang w:eastAsia="zh-CN"/>
        </w:rPr>
        <w:t>在1980年前</w:t>
      </w:r>
      <w:r>
        <w:rPr>
          <w:rFonts w:hint="eastAsia"/>
          <w:lang w:eastAsia="zh-CN"/>
        </w:rPr>
        <w:t>已识别到信号</w:t>
      </w:r>
      <w:r w:rsidR="001E6271">
        <w:rPr>
          <w:rFonts w:hint="eastAsia"/>
          <w:lang w:eastAsia="zh-CN"/>
        </w:rPr>
        <w:t>；而南大洋海区和北大西洋识别的ToE</w:t>
      </w:r>
      <w:r>
        <w:rPr>
          <w:rFonts w:hint="eastAsia"/>
          <w:lang w:eastAsia="zh-CN"/>
        </w:rPr>
        <w:t>主要出现在</w:t>
      </w:r>
      <w:r w:rsidR="001E6271">
        <w:rPr>
          <w:rFonts w:hint="eastAsia"/>
          <w:lang w:eastAsia="zh-CN"/>
        </w:rPr>
        <w:t>2020-2040年之间</w:t>
      </w:r>
      <w:r w:rsidR="00E12A6A">
        <w:rPr>
          <w:rFonts w:hint="eastAsia"/>
          <w:lang w:eastAsia="zh-CN"/>
        </w:rPr>
        <w:t>。这说明</w:t>
      </w:r>
      <w:r w:rsidR="00EE7085">
        <w:rPr>
          <w:rFonts w:hint="eastAsia"/>
          <w:lang w:eastAsia="zh-CN"/>
        </w:rPr>
        <w:t>这些区域</w:t>
      </w:r>
      <w:r w:rsidR="00E12A6A">
        <w:rPr>
          <w:rFonts w:hint="eastAsia"/>
          <w:lang w:eastAsia="zh-CN"/>
        </w:rPr>
        <w:t>硝酸盐对气候变化较为敏感。而在中低纬海域，虽然上层150m平均硝酸盐浓度显示一定程度的变化，但其信噪比图中噪声太大，变化未超过自然变率，即无法有效识别ToE。</w:t>
      </w:r>
    </w:p>
    <w:p w14:paraId="71CA4083" w14:textId="66902C2F" w:rsidR="00586723" w:rsidRDefault="008E327C" w:rsidP="00D2757A">
      <w:pPr>
        <w:spacing w:after="0" w:line="360" w:lineRule="auto"/>
        <w:ind w:firstLine="420"/>
        <w:jc w:val="both"/>
        <w:rPr>
          <w:lang w:eastAsia="zh-CN"/>
        </w:rPr>
      </w:pPr>
      <w:r>
        <w:rPr>
          <w:rFonts w:hint="eastAsia"/>
          <w:lang w:eastAsia="zh-CN"/>
        </w:rPr>
        <w:lastRenderedPageBreak/>
        <w:t>相比硝酸盐，硅酸盐ToE的空间格局与</w:t>
      </w:r>
      <w:r w:rsidR="00AC39B3">
        <w:rPr>
          <w:rFonts w:hint="eastAsia"/>
          <w:lang w:eastAsia="zh-CN"/>
        </w:rPr>
        <w:t>上层150m平均</w:t>
      </w:r>
      <w:r>
        <w:rPr>
          <w:lang w:eastAsia="zh-CN"/>
        </w:rPr>
        <w:t>硅酸盐</w:t>
      </w:r>
      <w:r w:rsidR="00AC39B3">
        <w:rPr>
          <w:rFonts w:hint="eastAsia"/>
          <w:lang w:eastAsia="zh-CN"/>
        </w:rPr>
        <w:t>浓度</w:t>
      </w:r>
      <w:r w:rsidR="00DA3DF8">
        <w:rPr>
          <w:rFonts w:hint="eastAsia"/>
          <w:lang w:eastAsia="zh-CN"/>
        </w:rPr>
        <w:t>高度一致。其下降</w:t>
      </w:r>
      <w:r>
        <w:rPr>
          <w:rFonts w:ascii="Times New Roman" w:eastAsia="Times New Roman" w:hAnsi="Times New Roman" w:hint="eastAsia"/>
          <w:lang w:eastAsia="zh-CN"/>
        </w:rPr>
        <w:t>T</w:t>
      </w:r>
      <w:r>
        <w:rPr>
          <w:rFonts w:ascii="Times New Roman" w:eastAsia="Times New Roman" w:hAnsi="Times New Roman"/>
          <w:lang w:eastAsia="zh-CN"/>
        </w:rPr>
        <w:t>oE</w:t>
      </w:r>
      <w:r w:rsidR="00DA3DF8">
        <w:rPr>
          <w:rFonts w:hint="eastAsia"/>
          <w:lang w:eastAsia="zh-CN"/>
        </w:rPr>
        <w:t>主要分布</w:t>
      </w:r>
      <w:r w:rsidR="00AC39B3">
        <w:rPr>
          <w:rFonts w:hint="eastAsia"/>
          <w:lang w:eastAsia="zh-CN"/>
        </w:rPr>
        <w:t>在</w:t>
      </w:r>
      <w:r>
        <w:rPr>
          <w:lang w:eastAsia="zh-CN"/>
        </w:rPr>
        <w:t>南大洋、北</w:t>
      </w:r>
      <w:r w:rsidR="0082224D">
        <w:rPr>
          <w:rFonts w:hint="eastAsia"/>
          <w:lang w:eastAsia="zh-CN"/>
        </w:rPr>
        <w:t>冰</w:t>
      </w:r>
      <w:r>
        <w:rPr>
          <w:lang w:eastAsia="zh-CN"/>
        </w:rPr>
        <w:t>洋、北大西洋高纬</w:t>
      </w:r>
      <w:r w:rsidR="00DA3DF8">
        <w:rPr>
          <w:rFonts w:hint="eastAsia"/>
          <w:lang w:eastAsia="zh-CN"/>
        </w:rPr>
        <w:t>海域</w:t>
      </w:r>
      <w:r w:rsidR="0082224D">
        <w:rPr>
          <w:rFonts w:hint="eastAsia"/>
          <w:lang w:eastAsia="zh-CN"/>
        </w:rPr>
        <w:t>，</w:t>
      </w:r>
      <w:r w:rsidR="00DA3DF8" w:rsidRPr="00DA3DF8">
        <w:rPr>
          <w:lang w:eastAsia="zh-CN"/>
        </w:rPr>
        <w:t>并集中出现在2000—2020年之间</w:t>
      </w:r>
      <w:r w:rsidR="00AC39B3">
        <w:rPr>
          <w:rFonts w:hint="eastAsia"/>
          <w:lang w:eastAsia="zh-CN"/>
        </w:rPr>
        <w:t>；</w:t>
      </w:r>
      <w:r w:rsidR="0082224D">
        <w:rPr>
          <w:rFonts w:hint="eastAsia"/>
          <w:lang w:eastAsia="zh-CN"/>
        </w:rPr>
        <w:t>太平洋、印度洋和大西洋也有较早的下降方向ToE，</w:t>
      </w:r>
      <w:r w:rsidR="00AC39B3">
        <w:rPr>
          <w:rFonts w:hint="eastAsia"/>
          <w:lang w:eastAsia="zh-CN"/>
        </w:rPr>
        <w:t>但</w:t>
      </w:r>
      <w:r w:rsidR="00DA3DF8">
        <w:rPr>
          <w:rFonts w:hint="eastAsia"/>
          <w:lang w:eastAsia="zh-CN"/>
        </w:rPr>
        <w:t>这</w:t>
      </w:r>
      <w:r w:rsidR="0082224D">
        <w:rPr>
          <w:rFonts w:hint="eastAsia"/>
          <w:lang w:eastAsia="zh-CN"/>
        </w:rPr>
        <w:t>主要</w:t>
      </w:r>
      <w:r w:rsidR="00DA3DF8">
        <w:rPr>
          <w:rFonts w:hint="eastAsia"/>
          <w:lang w:eastAsia="zh-CN"/>
        </w:rPr>
        <w:t>由于</w:t>
      </w:r>
      <w:r w:rsidR="0082224D">
        <w:rPr>
          <w:rFonts w:hint="eastAsia"/>
          <w:lang w:eastAsia="zh-CN"/>
        </w:rPr>
        <w:t>这些海域基准期噪声较低导致</w:t>
      </w:r>
      <w:r w:rsidR="00AC39B3">
        <w:rPr>
          <w:rFonts w:hint="eastAsia"/>
          <w:lang w:eastAsia="zh-CN"/>
        </w:rPr>
        <w:t>下降信号很容易超过自然变率</w:t>
      </w:r>
      <w:r w:rsidR="0082224D">
        <w:rPr>
          <w:rFonts w:hint="eastAsia"/>
          <w:lang w:eastAsia="zh-CN"/>
        </w:rPr>
        <w:t>;</w:t>
      </w:r>
      <w:r w:rsidR="00DA3DF8">
        <w:rPr>
          <w:rFonts w:hint="eastAsia"/>
          <w:lang w:eastAsia="zh-CN"/>
        </w:rPr>
        <w:t>类似地，</w:t>
      </w:r>
      <w:r w:rsidR="0082224D">
        <w:rPr>
          <w:rFonts w:hint="eastAsia"/>
          <w:lang w:eastAsia="zh-CN"/>
        </w:rPr>
        <w:t>赤道大西洋</w:t>
      </w:r>
      <w:r w:rsidR="00DA3DF8">
        <w:rPr>
          <w:rFonts w:hint="eastAsia"/>
          <w:lang w:eastAsia="zh-CN"/>
        </w:rPr>
        <w:t>显示</w:t>
      </w:r>
      <w:r w:rsidR="0082224D">
        <w:rPr>
          <w:rFonts w:hint="eastAsia"/>
          <w:lang w:eastAsia="zh-CN"/>
        </w:rPr>
        <w:t>2060年之后</w:t>
      </w:r>
      <w:r w:rsidR="00DA3DF8">
        <w:rPr>
          <w:rFonts w:hint="eastAsia"/>
          <w:lang w:eastAsia="zh-CN"/>
        </w:rPr>
        <w:t>ToE</w:t>
      </w:r>
      <w:r w:rsidR="00AC39B3">
        <w:rPr>
          <w:rFonts w:hint="eastAsia"/>
          <w:lang w:eastAsia="zh-CN"/>
        </w:rPr>
        <w:t>，</w:t>
      </w:r>
      <w:r w:rsidR="00DA3DF8">
        <w:rPr>
          <w:rFonts w:hint="eastAsia"/>
          <w:lang w:eastAsia="zh-CN"/>
        </w:rPr>
        <w:t>这</w:t>
      </w:r>
      <w:r w:rsidR="00AC39B3">
        <w:rPr>
          <w:rFonts w:hint="eastAsia"/>
          <w:lang w:eastAsia="zh-CN"/>
        </w:rPr>
        <w:t>也是由于基准期噪声较低导致。</w:t>
      </w:r>
    </w:p>
    <w:p w14:paraId="07C16989" w14:textId="221EA1D5" w:rsidR="00406ED5" w:rsidRDefault="00762470" w:rsidP="00D2757A">
      <w:pPr>
        <w:spacing w:after="0" w:line="360" w:lineRule="auto"/>
        <w:ind w:firstLine="420"/>
        <w:jc w:val="both"/>
        <w:rPr>
          <w:lang w:eastAsia="zh-CN"/>
        </w:rPr>
      </w:pPr>
      <w:r>
        <w:rPr>
          <w:rFonts w:hint="eastAsia"/>
          <w:lang w:eastAsia="zh-CN"/>
        </w:rPr>
        <w:t>上层150m</w:t>
      </w:r>
      <w:r>
        <w:rPr>
          <w:lang w:eastAsia="zh-CN"/>
        </w:rPr>
        <w:t>铁</w:t>
      </w:r>
      <w:r>
        <w:rPr>
          <w:rFonts w:hint="eastAsia"/>
          <w:lang w:eastAsia="zh-CN"/>
        </w:rPr>
        <w:t>浓度</w:t>
      </w:r>
      <w:r w:rsidR="00A23986">
        <w:rPr>
          <w:rFonts w:hint="eastAsia"/>
          <w:lang w:eastAsia="zh-CN"/>
        </w:rPr>
        <w:t>ToE</w:t>
      </w:r>
      <w:r w:rsidR="00DA3DF8" w:rsidRPr="00DA3DF8">
        <w:rPr>
          <w:lang w:eastAsia="zh-CN"/>
        </w:rPr>
        <w:t>表现出最明显的区域异质性。</w:t>
      </w:r>
      <w:r w:rsidR="00DA3DF8">
        <w:rPr>
          <w:rFonts w:hint="eastAsia"/>
          <w:lang w:eastAsia="zh-CN"/>
        </w:rPr>
        <w:t>与铁浓度变化格局相似，在</w:t>
      </w:r>
      <w:r w:rsidR="00A23986">
        <w:rPr>
          <w:lang w:eastAsia="zh-CN"/>
        </w:rPr>
        <w:t>南大洋、赤道太平洋</w:t>
      </w:r>
      <w:r w:rsidR="00A23986">
        <w:rPr>
          <w:rFonts w:hint="eastAsia"/>
          <w:lang w:eastAsia="zh-CN"/>
        </w:rPr>
        <w:t>、南大西洋、印度洋南部出现上升ToE，</w:t>
      </w:r>
      <w:r w:rsidR="00DA3DF8">
        <w:rPr>
          <w:rFonts w:hint="eastAsia"/>
          <w:lang w:eastAsia="zh-CN"/>
        </w:rPr>
        <w:t>大多区域ToE</w:t>
      </w:r>
      <w:r w:rsidR="00A23986">
        <w:rPr>
          <w:rFonts w:hint="eastAsia"/>
          <w:lang w:eastAsia="zh-CN"/>
        </w:rPr>
        <w:t>年份</w:t>
      </w:r>
      <w:r w:rsidR="00DA3DF8">
        <w:rPr>
          <w:rFonts w:hint="eastAsia"/>
          <w:lang w:eastAsia="zh-CN"/>
        </w:rPr>
        <w:t>介于</w:t>
      </w:r>
      <w:r w:rsidR="00A23986">
        <w:rPr>
          <w:rFonts w:hint="eastAsia"/>
          <w:lang w:eastAsia="zh-CN"/>
        </w:rPr>
        <w:t>2040-2060年之间</w:t>
      </w:r>
      <w:r w:rsidR="00DA3DF8">
        <w:rPr>
          <w:rFonts w:hint="eastAsia"/>
          <w:lang w:eastAsia="zh-CN"/>
        </w:rPr>
        <w:t>。</w:t>
      </w:r>
      <w:r>
        <w:rPr>
          <w:rFonts w:hint="eastAsia"/>
          <w:lang w:eastAsia="zh-CN"/>
        </w:rPr>
        <w:t>信噪比图中只有赤道太平洋噪声较大，导致其ToE年份识别较晚，而南大西洋和南大洋虽然末期信号变化大，基准期噪声较小，上升ToE年份较晚说明这些区域的上层150m平均铁信号在末期才开始迅速增加超过自然变率。</w:t>
      </w:r>
      <w:r w:rsidR="00A23986">
        <w:rPr>
          <w:rFonts w:hint="eastAsia"/>
          <w:lang w:eastAsia="zh-CN"/>
        </w:rPr>
        <w:t>北冰洋、北大西洋、印度洋北部和近岸输入区出现下降方向ToE，只有近岸输入区的ToE年份较早，其余区域的ToE基本在2040-2060年之间</w:t>
      </w:r>
      <w:r>
        <w:rPr>
          <w:rFonts w:hint="eastAsia"/>
          <w:lang w:eastAsia="zh-CN"/>
        </w:rPr>
        <w:t>。</w:t>
      </w:r>
    </w:p>
    <w:p w14:paraId="4D055DDE" w14:textId="77777777" w:rsidR="00406ED5" w:rsidRDefault="00000000" w:rsidP="00762470">
      <w:pPr>
        <w:keepNext/>
        <w:keepLines/>
        <w:rPr>
          <w:lang w:eastAsia="zh-CN"/>
        </w:rPr>
      </w:pPr>
      <w:r>
        <w:rPr>
          <w:noProof/>
        </w:rPr>
        <w:lastRenderedPageBreak/>
        <w:drawing>
          <wp:anchor distT="0" distB="0" distL="114300" distR="114300" simplePos="0" relativeHeight="251665408" behindDoc="0" locked="0" layoutInCell="1" allowOverlap="1" wp14:anchorId="04E1233B" wp14:editId="4B16152E">
            <wp:simplePos x="0" y="0"/>
            <wp:positionH relativeFrom="column">
              <wp:posOffset>20097</wp:posOffset>
            </wp:positionH>
            <wp:positionV relativeFrom="paragraph">
              <wp:posOffset>253365</wp:posOffset>
            </wp:positionV>
            <wp:extent cx="6241415" cy="7463155"/>
            <wp:effectExtent l="0" t="0" r="6985"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maps_environment.jpg"/>
                    <pic:cNvPicPr/>
                  </pic:nvPicPr>
                  <pic:blipFill>
                    <a:blip r:embed="rId32"/>
                    <a:stretch>
                      <a:fillRect/>
                    </a:stretch>
                  </pic:blipFill>
                  <pic:spPr>
                    <a:xfrm>
                      <a:off x="0" y="0"/>
                      <a:ext cx="6241415" cy="7463155"/>
                    </a:xfrm>
                    <a:prstGeom prst="rect">
                      <a:avLst/>
                    </a:prstGeom>
                  </pic:spPr>
                </pic:pic>
              </a:graphicData>
            </a:graphic>
            <wp14:sizeRelH relativeFrom="margin">
              <wp14:pctWidth>0</wp14:pctWidth>
            </wp14:sizeRelH>
            <wp14:sizeRelV relativeFrom="margin">
              <wp14:pctHeight>0</wp14:pctHeight>
            </wp14:sizeRelV>
          </wp:anchor>
        </w:drawing>
      </w:r>
    </w:p>
    <w:p w14:paraId="1AC47B2C" w14:textId="77777777" w:rsidR="0039743B" w:rsidRDefault="00000000" w:rsidP="0061184C">
      <w:pPr>
        <w:keepLines/>
        <w:spacing w:after="0" w:line="360" w:lineRule="auto"/>
        <w:jc w:val="center"/>
        <w:rPr>
          <w:b/>
          <w:sz w:val="21"/>
          <w:lang w:eastAsia="zh-CN"/>
        </w:rPr>
      </w:pPr>
      <w:r>
        <w:rPr>
          <w:b/>
          <w:sz w:val="21"/>
          <w:lang w:eastAsia="zh-CN"/>
        </w:rPr>
        <w:t xml:space="preserve">图 4-1 </w:t>
      </w:r>
      <w:commentRangeStart w:id="5"/>
      <w:r>
        <w:rPr>
          <w:b/>
          <w:sz w:val="21"/>
          <w:lang w:eastAsia="zh-CN"/>
        </w:rPr>
        <w:t>环境变量上升与下降方向出现时间空间分布</w:t>
      </w:r>
      <w:r w:rsidR="0039743B">
        <w:rPr>
          <w:rFonts w:hint="eastAsia"/>
          <w:b/>
          <w:sz w:val="21"/>
          <w:lang w:eastAsia="zh-CN"/>
        </w:rPr>
        <w:t>图</w:t>
      </w:r>
    </w:p>
    <w:p w14:paraId="61EEE503" w14:textId="7A5917D0" w:rsidR="00406ED5" w:rsidRDefault="0039743B" w:rsidP="0061184C">
      <w:pPr>
        <w:keepLines/>
        <w:spacing w:after="0" w:line="360" w:lineRule="auto"/>
        <w:jc w:val="center"/>
        <w:rPr>
          <w:lang w:eastAsia="zh-CN"/>
        </w:rPr>
      </w:pPr>
      <w:r>
        <w:rPr>
          <w:rFonts w:hint="eastAsia"/>
          <w:b/>
          <w:sz w:val="21"/>
          <w:lang w:eastAsia="zh-CN"/>
        </w:rPr>
        <w:t>图中分别</w:t>
      </w:r>
      <w:r w:rsidR="009E1A06">
        <w:rPr>
          <w:b/>
          <w:sz w:val="21"/>
          <w:lang w:eastAsia="zh-CN"/>
        </w:rPr>
        <w:t>展示上层</w:t>
      </w:r>
      <w:r w:rsidR="009E1A06">
        <w:rPr>
          <w:rFonts w:hint="eastAsia"/>
          <w:b/>
          <w:sz w:val="21"/>
          <w:lang w:eastAsia="zh-CN"/>
        </w:rPr>
        <w:t>150m平均海洋</w:t>
      </w:r>
      <w:r w:rsidR="009E1A06">
        <w:rPr>
          <w:b/>
          <w:sz w:val="21"/>
          <w:lang w:eastAsia="zh-CN"/>
        </w:rPr>
        <w:t>温度、底层</w:t>
      </w:r>
      <w:r w:rsidR="009E1A06">
        <w:rPr>
          <w:rFonts w:hint="eastAsia"/>
          <w:b/>
          <w:sz w:val="21"/>
          <w:lang w:eastAsia="zh-CN"/>
        </w:rPr>
        <w:t>海洋</w:t>
      </w:r>
      <w:r w:rsidR="009E1A06">
        <w:rPr>
          <w:b/>
          <w:sz w:val="21"/>
          <w:lang w:eastAsia="zh-CN"/>
        </w:rPr>
        <w:t>温度、</w:t>
      </w:r>
      <w:r w:rsidR="009E1A06">
        <w:rPr>
          <w:rFonts w:hint="eastAsia"/>
          <w:b/>
          <w:sz w:val="21"/>
          <w:lang w:eastAsia="zh-CN"/>
        </w:rPr>
        <w:t>上层150m平均</w:t>
      </w:r>
      <w:r w:rsidR="009E1A06">
        <w:rPr>
          <w:b/>
          <w:sz w:val="21"/>
          <w:lang w:eastAsia="zh-CN"/>
        </w:rPr>
        <w:t>硝酸盐</w:t>
      </w:r>
      <w:r w:rsidR="009E1A06">
        <w:rPr>
          <w:rFonts w:hint="eastAsia"/>
          <w:b/>
          <w:sz w:val="21"/>
          <w:lang w:eastAsia="zh-CN"/>
        </w:rPr>
        <w:t>浓度</w:t>
      </w:r>
      <w:r w:rsidR="009E1A06">
        <w:rPr>
          <w:b/>
          <w:sz w:val="21"/>
          <w:lang w:eastAsia="zh-CN"/>
        </w:rPr>
        <w:t>、</w:t>
      </w:r>
      <w:r w:rsidR="009E1A06">
        <w:rPr>
          <w:rFonts w:hint="eastAsia"/>
          <w:b/>
          <w:sz w:val="21"/>
          <w:lang w:eastAsia="zh-CN"/>
        </w:rPr>
        <w:t>上层150m平均</w:t>
      </w:r>
      <w:r w:rsidR="009E1A06">
        <w:rPr>
          <w:b/>
          <w:sz w:val="21"/>
          <w:lang w:eastAsia="zh-CN"/>
        </w:rPr>
        <w:t>硅酸盐</w:t>
      </w:r>
      <w:r w:rsidR="009E1A06">
        <w:rPr>
          <w:rFonts w:hint="eastAsia"/>
          <w:b/>
          <w:sz w:val="21"/>
          <w:lang w:eastAsia="zh-CN"/>
        </w:rPr>
        <w:t>浓度</w:t>
      </w:r>
      <w:r w:rsidR="009E1A06">
        <w:rPr>
          <w:b/>
          <w:sz w:val="21"/>
          <w:lang w:eastAsia="zh-CN"/>
        </w:rPr>
        <w:t>和</w:t>
      </w:r>
      <w:r w:rsidR="009E1A06">
        <w:rPr>
          <w:rFonts w:hint="eastAsia"/>
          <w:b/>
          <w:sz w:val="21"/>
          <w:lang w:eastAsia="zh-CN"/>
        </w:rPr>
        <w:t>上层150m平均</w:t>
      </w:r>
      <w:r w:rsidR="009E1A06">
        <w:rPr>
          <w:b/>
          <w:sz w:val="21"/>
          <w:lang w:eastAsia="zh-CN"/>
        </w:rPr>
        <w:t>铁</w:t>
      </w:r>
      <w:r w:rsidR="009E1A06">
        <w:rPr>
          <w:rFonts w:hint="eastAsia"/>
          <w:b/>
          <w:sz w:val="21"/>
          <w:lang w:eastAsia="zh-CN"/>
        </w:rPr>
        <w:t>浓度</w:t>
      </w:r>
      <w:commentRangeEnd w:id="5"/>
      <w:r w:rsidR="0001200B">
        <w:rPr>
          <w:rStyle w:val="affa"/>
          <w:sz w:val="24"/>
          <w:szCs w:val="22"/>
          <w:lang w:eastAsia="zh-CN"/>
        </w:rPr>
        <w:commentReference w:id="5"/>
      </w:r>
    </w:p>
    <w:p w14:paraId="24D49C5A" w14:textId="77777777" w:rsidR="00406ED5" w:rsidRDefault="00000000">
      <w:pPr>
        <w:keepNext/>
        <w:keepLines/>
        <w:jc w:val="center"/>
        <w:rPr>
          <w:lang w:eastAsia="zh-CN"/>
        </w:rPr>
      </w:pPr>
      <w:r>
        <w:rPr>
          <w:noProof/>
        </w:rPr>
        <w:lastRenderedPageBreak/>
        <w:drawing>
          <wp:anchor distT="0" distB="0" distL="114300" distR="114300" simplePos="0" relativeHeight="251666432" behindDoc="0" locked="0" layoutInCell="1" allowOverlap="1" wp14:anchorId="4E032ED7" wp14:editId="5DDD61A0">
            <wp:simplePos x="0" y="0"/>
            <wp:positionH relativeFrom="column">
              <wp:posOffset>6350</wp:posOffset>
            </wp:positionH>
            <wp:positionV relativeFrom="paragraph">
              <wp:posOffset>294640</wp:posOffset>
            </wp:positionV>
            <wp:extent cx="6165215" cy="6144895"/>
            <wp:effectExtent l="0" t="0" r="6985" b="825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diagnostics_environment.jpg"/>
                    <pic:cNvPicPr/>
                  </pic:nvPicPr>
                  <pic:blipFill>
                    <a:blip r:embed="rId33"/>
                    <a:stretch>
                      <a:fillRect/>
                    </a:stretch>
                  </pic:blipFill>
                  <pic:spPr>
                    <a:xfrm>
                      <a:off x="0" y="0"/>
                      <a:ext cx="6165215" cy="6144895"/>
                    </a:xfrm>
                    <a:prstGeom prst="rect">
                      <a:avLst/>
                    </a:prstGeom>
                  </pic:spPr>
                </pic:pic>
              </a:graphicData>
            </a:graphic>
            <wp14:sizeRelH relativeFrom="margin">
              <wp14:pctWidth>0</wp14:pctWidth>
            </wp14:sizeRelH>
            <wp14:sizeRelV relativeFrom="margin">
              <wp14:pctHeight>0</wp14:pctHeight>
            </wp14:sizeRelV>
          </wp:anchor>
        </w:drawing>
      </w:r>
    </w:p>
    <w:p w14:paraId="279F2C60" w14:textId="77777777" w:rsidR="00F20704" w:rsidRDefault="00000000" w:rsidP="0061184C">
      <w:pPr>
        <w:keepLines/>
        <w:spacing w:after="0" w:line="360" w:lineRule="auto"/>
        <w:jc w:val="center"/>
        <w:rPr>
          <w:b/>
          <w:sz w:val="21"/>
          <w:lang w:eastAsia="zh-CN"/>
        </w:rPr>
      </w:pPr>
      <w:commentRangeStart w:id="6"/>
      <w:r>
        <w:rPr>
          <w:b/>
          <w:sz w:val="21"/>
          <w:lang w:eastAsia="zh-CN"/>
        </w:rPr>
        <w:t>图 4-2 环境变量出现时间和信噪比结果</w:t>
      </w:r>
      <w:r w:rsidR="00F20704">
        <w:rPr>
          <w:rFonts w:hint="eastAsia"/>
          <w:b/>
          <w:sz w:val="21"/>
          <w:lang w:eastAsia="zh-CN"/>
        </w:rPr>
        <w:t>图</w:t>
      </w:r>
      <w:commentRangeEnd w:id="6"/>
      <w:r w:rsidR="00D4243F">
        <w:rPr>
          <w:rStyle w:val="affa"/>
          <w:b/>
          <w:sz w:val="21"/>
          <w:szCs w:val="22"/>
          <w:lang w:eastAsia="zh-CN"/>
        </w:rPr>
        <w:commentReference w:id="6"/>
      </w:r>
    </w:p>
    <w:p w14:paraId="38128193" w14:textId="350E7AAF" w:rsidR="0082224D" w:rsidRDefault="00000000" w:rsidP="0061184C">
      <w:pPr>
        <w:keepLines/>
        <w:spacing w:after="0" w:line="360" w:lineRule="auto"/>
        <w:jc w:val="center"/>
        <w:rPr>
          <w:b/>
          <w:sz w:val="21"/>
          <w:lang w:eastAsia="zh-CN"/>
        </w:rPr>
      </w:pPr>
      <w:r>
        <w:rPr>
          <w:b/>
          <w:sz w:val="21"/>
          <w:lang w:eastAsia="zh-CN"/>
        </w:rPr>
        <w:t>图中</w:t>
      </w:r>
      <w:r w:rsidR="00F20704">
        <w:rPr>
          <w:rFonts w:hint="eastAsia"/>
          <w:b/>
          <w:sz w:val="21"/>
          <w:lang w:eastAsia="zh-CN"/>
        </w:rPr>
        <w:t>分别</w:t>
      </w:r>
      <w:r>
        <w:rPr>
          <w:b/>
          <w:sz w:val="21"/>
          <w:lang w:eastAsia="zh-CN"/>
        </w:rPr>
        <w:t>展示</w:t>
      </w:r>
      <w:r w:rsidR="007E21C9">
        <w:rPr>
          <w:b/>
          <w:sz w:val="21"/>
          <w:lang w:eastAsia="zh-CN"/>
        </w:rPr>
        <w:t>展示上层</w:t>
      </w:r>
      <w:r w:rsidR="007E21C9">
        <w:rPr>
          <w:rFonts w:hint="eastAsia"/>
          <w:b/>
          <w:sz w:val="21"/>
          <w:lang w:eastAsia="zh-CN"/>
        </w:rPr>
        <w:t>150m平均海洋</w:t>
      </w:r>
      <w:r w:rsidR="007E21C9">
        <w:rPr>
          <w:b/>
          <w:sz w:val="21"/>
          <w:lang w:eastAsia="zh-CN"/>
        </w:rPr>
        <w:t>温度、底层</w:t>
      </w:r>
      <w:r w:rsidR="007E21C9">
        <w:rPr>
          <w:rFonts w:hint="eastAsia"/>
          <w:b/>
          <w:sz w:val="21"/>
          <w:lang w:eastAsia="zh-CN"/>
        </w:rPr>
        <w:t>海洋</w:t>
      </w:r>
      <w:r w:rsidR="007E21C9">
        <w:rPr>
          <w:b/>
          <w:sz w:val="21"/>
          <w:lang w:eastAsia="zh-CN"/>
        </w:rPr>
        <w:t>温度、</w:t>
      </w:r>
      <w:r w:rsidR="007E21C9">
        <w:rPr>
          <w:rFonts w:hint="eastAsia"/>
          <w:b/>
          <w:sz w:val="21"/>
          <w:lang w:eastAsia="zh-CN"/>
        </w:rPr>
        <w:t>上层150m平均</w:t>
      </w:r>
      <w:r w:rsidR="007E21C9">
        <w:rPr>
          <w:b/>
          <w:sz w:val="21"/>
          <w:lang w:eastAsia="zh-CN"/>
        </w:rPr>
        <w:t>硝酸盐</w:t>
      </w:r>
      <w:r w:rsidR="007E21C9">
        <w:rPr>
          <w:rFonts w:hint="eastAsia"/>
          <w:b/>
          <w:sz w:val="21"/>
          <w:lang w:eastAsia="zh-CN"/>
        </w:rPr>
        <w:t>浓度</w:t>
      </w:r>
      <w:r w:rsidR="007E21C9">
        <w:rPr>
          <w:b/>
          <w:sz w:val="21"/>
          <w:lang w:eastAsia="zh-CN"/>
        </w:rPr>
        <w:t>、</w:t>
      </w:r>
      <w:r w:rsidR="007E21C9">
        <w:rPr>
          <w:rFonts w:hint="eastAsia"/>
          <w:b/>
          <w:sz w:val="21"/>
          <w:lang w:eastAsia="zh-CN"/>
        </w:rPr>
        <w:t>上层150m平均</w:t>
      </w:r>
      <w:r w:rsidR="007E21C9">
        <w:rPr>
          <w:b/>
          <w:sz w:val="21"/>
          <w:lang w:eastAsia="zh-CN"/>
        </w:rPr>
        <w:t>硅酸盐</w:t>
      </w:r>
      <w:r w:rsidR="007E21C9">
        <w:rPr>
          <w:rFonts w:hint="eastAsia"/>
          <w:b/>
          <w:sz w:val="21"/>
          <w:lang w:eastAsia="zh-CN"/>
        </w:rPr>
        <w:t>浓度</w:t>
      </w:r>
      <w:r w:rsidR="007E21C9">
        <w:rPr>
          <w:b/>
          <w:sz w:val="21"/>
          <w:lang w:eastAsia="zh-CN"/>
        </w:rPr>
        <w:t>和</w:t>
      </w:r>
      <w:r w:rsidR="007E21C9">
        <w:rPr>
          <w:rFonts w:hint="eastAsia"/>
          <w:b/>
          <w:sz w:val="21"/>
          <w:lang w:eastAsia="zh-CN"/>
        </w:rPr>
        <w:t>上层150m平均</w:t>
      </w:r>
      <w:r w:rsidR="007E21C9">
        <w:rPr>
          <w:b/>
          <w:sz w:val="21"/>
          <w:lang w:eastAsia="zh-CN"/>
        </w:rPr>
        <w:t>铁</w:t>
      </w:r>
      <w:r w:rsidR="007E21C9">
        <w:rPr>
          <w:rFonts w:hint="eastAsia"/>
          <w:b/>
          <w:sz w:val="21"/>
          <w:lang w:eastAsia="zh-CN"/>
        </w:rPr>
        <w:t>浓度</w:t>
      </w:r>
    </w:p>
    <w:p w14:paraId="102EC1C1" w14:textId="77777777" w:rsidR="0082224D" w:rsidRDefault="0082224D">
      <w:pPr>
        <w:keepLines/>
        <w:spacing w:line="360" w:lineRule="auto"/>
        <w:jc w:val="center"/>
        <w:rPr>
          <w:lang w:eastAsia="zh-CN"/>
        </w:rPr>
      </w:pPr>
    </w:p>
    <w:p w14:paraId="53641668" w14:textId="77777777" w:rsidR="00B63FA8" w:rsidRDefault="00B63FA8">
      <w:pPr>
        <w:keepLines/>
        <w:spacing w:line="360" w:lineRule="auto"/>
        <w:jc w:val="center"/>
        <w:rPr>
          <w:lang w:eastAsia="zh-CN"/>
        </w:rPr>
      </w:pPr>
    </w:p>
    <w:p w14:paraId="1FE2125A" w14:textId="0B3F737D" w:rsidR="00406ED5" w:rsidRDefault="00000000">
      <w:pPr>
        <w:keepNext/>
        <w:spacing w:before="120" w:after="120" w:line="360" w:lineRule="auto"/>
        <w:rPr>
          <w:lang w:eastAsia="zh-CN"/>
        </w:rPr>
      </w:pPr>
      <w:r>
        <w:rPr>
          <w:rFonts w:ascii="黑体" w:eastAsia="黑体" w:hAnsi="黑体"/>
          <w:b/>
          <w:sz w:val="28"/>
          <w:lang w:eastAsia="zh-CN"/>
        </w:rPr>
        <w:lastRenderedPageBreak/>
        <w:t>4.2 低营养级变量</w:t>
      </w:r>
      <w:r w:rsidR="00DA3DF8">
        <w:rPr>
          <w:rFonts w:ascii="黑体" w:eastAsia="黑体" w:hAnsi="黑体" w:hint="eastAsia"/>
          <w:b/>
          <w:sz w:val="28"/>
          <w:lang w:eastAsia="zh-CN"/>
        </w:rPr>
        <w:t>ToE分析</w:t>
      </w:r>
    </w:p>
    <w:p w14:paraId="1DFAB129" w14:textId="03114658" w:rsidR="00204D12" w:rsidRDefault="00126A40">
      <w:pPr>
        <w:spacing w:after="0" w:line="360" w:lineRule="auto"/>
        <w:ind w:firstLine="420"/>
        <w:jc w:val="both"/>
        <w:rPr>
          <w:lang w:eastAsia="zh-CN"/>
        </w:rPr>
        <w:pPrChange w:id="7" w:author="锴烨 吴" w:date="2026-05-17T23:50:00Z" w16du:dateUtc="2026-05-17T15:50:00Z">
          <w:pPr>
            <w:spacing w:after="0" w:line="360" w:lineRule="auto"/>
            <w:ind w:firstLine="420"/>
          </w:pPr>
        </w:pPrChange>
      </w:pPr>
      <w:r w:rsidRPr="00126A40">
        <w:rPr>
          <w:lang w:eastAsia="zh-CN"/>
        </w:rPr>
        <w:t>相比环境变量，净初级生产力、浮游植物和浮游动物等生态变量具有更强的内部自然变率，其长期趋势容易被年际和年代际波动掩盖，因此生态系统ToE往往显著晚于温度等物理变量</w:t>
      </w:r>
      <w:r>
        <w:rPr>
          <w:rFonts w:hint="eastAsia"/>
          <w:lang w:eastAsia="zh-CN"/>
        </w:rPr>
        <w:t>。</w:t>
      </w:r>
      <w:r w:rsidR="00204D12">
        <w:rPr>
          <w:rFonts w:hint="eastAsia"/>
          <w:lang w:eastAsia="zh-CN"/>
        </w:rPr>
        <w:t>本研究中</w:t>
      </w:r>
      <w:r>
        <w:rPr>
          <w:lang w:eastAsia="zh-CN"/>
        </w:rPr>
        <w:t>低营养级</w:t>
      </w:r>
      <w:r w:rsidR="00B32614">
        <w:rPr>
          <w:rFonts w:hint="eastAsia"/>
          <w:lang w:eastAsia="zh-CN"/>
        </w:rPr>
        <w:t>变量</w:t>
      </w:r>
      <w:r w:rsidR="00204D12">
        <w:rPr>
          <w:rFonts w:hint="eastAsia"/>
          <w:lang w:eastAsia="zh-CN"/>
        </w:rPr>
        <w:t>（</w:t>
      </w:r>
      <w:r w:rsidR="004357E8">
        <w:rPr>
          <w:rFonts w:hint="eastAsia"/>
          <w:lang w:eastAsia="zh-CN"/>
        </w:rPr>
        <w:t>上层100m</w:t>
      </w:r>
      <w:r>
        <w:rPr>
          <w:lang w:eastAsia="zh-CN"/>
        </w:rPr>
        <w:t>净初级生产力、</w:t>
      </w:r>
      <w:r w:rsidR="004357E8">
        <w:rPr>
          <w:rFonts w:hint="eastAsia"/>
          <w:lang w:eastAsia="zh-CN"/>
        </w:rPr>
        <w:t>上层150m平均</w:t>
      </w:r>
      <w:r>
        <w:rPr>
          <w:lang w:eastAsia="zh-CN"/>
        </w:rPr>
        <w:t>硅藻</w:t>
      </w:r>
      <w:r w:rsidR="00204D12">
        <w:rPr>
          <w:rFonts w:hint="eastAsia"/>
          <w:lang w:eastAsia="zh-CN"/>
        </w:rPr>
        <w:t>和小型浮游植物</w:t>
      </w:r>
      <w:r w:rsidR="004357E8">
        <w:rPr>
          <w:rFonts w:hint="eastAsia"/>
          <w:lang w:eastAsia="zh-CN"/>
        </w:rPr>
        <w:t>生物量</w:t>
      </w:r>
      <w:r>
        <w:rPr>
          <w:lang w:eastAsia="zh-CN"/>
        </w:rPr>
        <w:t>、</w:t>
      </w:r>
      <w:r w:rsidR="004357E8">
        <w:rPr>
          <w:rFonts w:hint="eastAsia"/>
          <w:lang w:eastAsia="zh-CN"/>
        </w:rPr>
        <w:t>上层100m</w:t>
      </w:r>
      <w:r w:rsidR="00AE4A09">
        <w:rPr>
          <w:rFonts w:hint="eastAsia"/>
          <w:lang w:eastAsia="zh-CN"/>
        </w:rPr>
        <w:t>积分</w:t>
      </w:r>
      <w:r>
        <w:rPr>
          <w:lang w:eastAsia="zh-CN"/>
        </w:rPr>
        <w:t>中型浮游动物</w:t>
      </w:r>
      <w:r w:rsidR="004357E8">
        <w:rPr>
          <w:rFonts w:hint="eastAsia"/>
          <w:lang w:eastAsia="zh-CN"/>
        </w:rPr>
        <w:t>生物量</w:t>
      </w:r>
      <w:r>
        <w:rPr>
          <w:lang w:eastAsia="zh-CN"/>
        </w:rPr>
        <w:t>和底层颗粒有机碳通量</w:t>
      </w:r>
      <w:r w:rsidR="00204D12">
        <w:rPr>
          <w:rFonts w:hint="eastAsia"/>
          <w:lang w:eastAsia="zh-CN"/>
        </w:rPr>
        <w:t>）</w:t>
      </w:r>
      <w:r w:rsidR="004357E8">
        <w:rPr>
          <w:rFonts w:hint="eastAsia"/>
          <w:lang w:eastAsia="zh-CN"/>
        </w:rPr>
        <w:t>的ToE</w:t>
      </w:r>
      <w:r>
        <w:rPr>
          <w:lang w:eastAsia="zh-CN"/>
        </w:rPr>
        <w:t>都比</w:t>
      </w:r>
      <w:r w:rsidR="00204D12">
        <w:rPr>
          <w:rFonts w:hint="eastAsia"/>
          <w:lang w:eastAsia="zh-CN"/>
        </w:rPr>
        <w:t>海水</w:t>
      </w:r>
      <w:r>
        <w:rPr>
          <w:lang w:eastAsia="zh-CN"/>
        </w:rPr>
        <w:t>温度</w:t>
      </w:r>
      <w:r w:rsidR="00204D12">
        <w:rPr>
          <w:rFonts w:hint="eastAsia"/>
          <w:lang w:eastAsia="zh-CN"/>
        </w:rPr>
        <w:t>ToE</w:t>
      </w:r>
      <w:r>
        <w:rPr>
          <w:lang w:eastAsia="zh-CN"/>
        </w:rPr>
        <w:t>更晚</w:t>
      </w:r>
      <w:r w:rsidR="00204D12">
        <w:rPr>
          <w:rFonts w:hint="eastAsia"/>
          <w:lang w:eastAsia="zh-CN"/>
        </w:rPr>
        <w:t>且分布更不均匀（图4-3）</w:t>
      </w:r>
      <w:r>
        <w:rPr>
          <w:lang w:eastAsia="zh-CN"/>
        </w:rPr>
        <w:t>。</w:t>
      </w:r>
    </w:p>
    <w:p w14:paraId="43029FDB" w14:textId="7896723C" w:rsidR="00126A40" w:rsidRDefault="00204D12">
      <w:pPr>
        <w:spacing w:after="0" w:line="360" w:lineRule="auto"/>
        <w:ind w:firstLine="420"/>
        <w:jc w:val="both"/>
        <w:rPr>
          <w:lang w:eastAsia="zh-CN"/>
        </w:rPr>
        <w:pPrChange w:id="8" w:author="锴烨 吴" w:date="2026-05-17T23:50:00Z" w16du:dateUtc="2026-05-17T15:50:00Z">
          <w:pPr>
            <w:spacing w:after="0" w:line="360" w:lineRule="auto"/>
            <w:ind w:firstLine="420"/>
          </w:pPr>
        </w:pPrChange>
      </w:pPr>
      <w:r>
        <w:rPr>
          <w:rFonts w:hint="eastAsia"/>
          <w:lang w:eastAsia="zh-CN"/>
        </w:rPr>
        <w:t>从整体特征来看，</w:t>
      </w:r>
      <w:r w:rsidR="004357E8">
        <w:rPr>
          <w:rFonts w:hint="eastAsia"/>
          <w:lang w:eastAsia="zh-CN"/>
        </w:rPr>
        <w:t>上层100m</w:t>
      </w:r>
      <w:r>
        <w:rPr>
          <w:lang w:eastAsia="zh-CN"/>
        </w:rPr>
        <w:t>净初级生产力主要在南大洋</w:t>
      </w:r>
      <w:r w:rsidR="00AA3A1E">
        <w:rPr>
          <w:rFonts w:hint="eastAsia"/>
          <w:lang w:eastAsia="zh-CN"/>
        </w:rPr>
        <w:t>局部海</w:t>
      </w:r>
      <w:r>
        <w:rPr>
          <w:lang w:eastAsia="zh-CN"/>
        </w:rPr>
        <w:t>区</w:t>
      </w:r>
      <w:r w:rsidR="00B32614">
        <w:rPr>
          <w:rFonts w:hint="eastAsia"/>
          <w:lang w:eastAsia="zh-CN"/>
        </w:rPr>
        <w:t>、北冰洋、北太平洋西部边缘海和太平洋东部</w:t>
      </w:r>
      <w:r w:rsidR="00AA3A1E">
        <w:rPr>
          <w:rFonts w:hint="eastAsia"/>
          <w:lang w:eastAsia="zh-CN"/>
        </w:rPr>
        <w:t>铁限制</w:t>
      </w:r>
      <w:r w:rsidR="00B32614">
        <w:rPr>
          <w:rFonts w:hint="eastAsia"/>
          <w:lang w:eastAsia="zh-CN"/>
        </w:rPr>
        <w:t>区域</w:t>
      </w:r>
      <w:r w:rsidR="00AA3A1E">
        <w:rPr>
          <w:rFonts w:hint="eastAsia"/>
          <w:lang w:eastAsia="zh-CN"/>
        </w:rPr>
        <w:t>被识别出上升ToE</w:t>
      </w:r>
      <w:r>
        <w:rPr>
          <w:rFonts w:hint="eastAsia"/>
          <w:lang w:eastAsia="zh-CN"/>
        </w:rPr>
        <w:t>；</w:t>
      </w:r>
      <w:r w:rsidR="00AA3A1E">
        <w:rPr>
          <w:rFonts w:hint="eastAsia"/>
          <w:lang w:eastAsia="zh-CN"/>
        </w:rPr>
        <w:t>而</w:t>
      </w:r>
      <w:r>
        <w:rPr>
          <w:lang w:eastAsia="zh-CN"/>
        </w:rPr>
        <w:t>下降</w:t>
      </w:r>
      <w:r w:rsidR="00AA3A1E">
        <w:rPr>
          <w:rFonts w:hint="eastAsia"/>
          <w:lang w:eastAsia="zh-CN"/>
        </w:rPr>
        <w:t>变化的</w:t>
      </w:r>
      <w:r w:rsidR="00B32614">
        <w:rPr>
          <w:rFonts w:hint="eastAsia"/>
          <w:lang w:eastAsia="zh-CN"/>
        </w:rPr>
        <w:t>ToE</w:t>
      </w:r>
      <w:r w:rsidR="00AA3A1E">
        <w:rPr>
          <w:rFonts w:hint="eastAsia"/>
          <w:lang w:eastAsia="zh-CN"/>
        </w:rPr>
        <w:t>仅局限于</w:t>
      </w:r>
      <w:r>
        <w:rPr>
          <w:lang w:eastAsia="zh-CN"/>
        </w:rPr>
        <w:t>北大</w:t>
      </w:r>
      <w:r w:rsidR="00B32614">
        <w:rPr>
          <w:rFonts w:hint="eastAsia"/>
          <w:lang w:eastAsia="zh-CN"/>
        </w:rPr>
        <w:t>西洋</w:t>
      </w:r>
      <w:r w:rsidR="00AA3A1E">
        <w:rPr>
          <w:rFonts w:hint="eastAsia"/>
          <w:lang w:eastAsia="zh-CN"/>
        </w:rPr>
        <w:t>局部海区。ToE可识别范围显著小于模拟末期平局变化信号，这主要由于</w:t>
      </w:r>
      <w:r w:rsidR="004357E8">
        <w:rPr>
          <w:rFonts w:hint="eastAsia"/>
          <w:lang w:eastAsia="zh-CN"/>
        </w:rPr>
        <w:t>上层100m净初级生产力</w:t>
      </w:r>
      <w:r w:rsidR="00AA3A1E">
        <w:rPr>
          <w:rFonts w:hint="eastAsia"/>
          <w:lang w:eastAsia="zh-CN"/>
        </w:rPr>
        <w:t>基准期</w:t>
      </w:r>
      <w:r w:rsidR="00662E86">
        <w:rPr>
          <w:rFonts w:hint="eastAsia"/>
          <w:lang w:eastAsia="zh-CN"/>
        </w:rPr>
        <w:t>的噪声较</w:t>
      </w:r>
      <w:r w:rsidR="00FA6C4F">
        <w:rPr>
          <w:rFonts w:hint="eastAsia"/>
          <w:lang w:eastAsia="zh-CN"/>
        </w:rPr>
        <w:t>高</w:t>
      </w:r>
      <w:r w:rsidR="00662E86">
        <w:rPr>
          <w:rFonts w:hint="eastAsia"/>
          <w:lang w:eastAsia="zh-CN"/>
        </w:rPr>
        <w:t>，</w:t>
      </w:r>
      <w:r w:rsidR="00247324">
        <w:rPr>
          <w:rFonts w:hint="eastAsia"/>
          <w:lang w:eastAsia="zh-CN"/>
        </w:rPr>
        <w:t>其在本世纪初的变化难以超出基准期自然变率。</w:t>
      </w:r>
      <w:r w:rsidR="00662E86">
        <w:rPr>
          <w:rFonts w:hint="eastAsia"/>
          <w:lang w:eastAsia="zh-CN"/>
        </w:rPr>
        <w:t>即使是</w:t>
      </w:r>
      <w:r w:rsidR="00015652">
        <w:rPr>
          <w:rFonts w:hint="eastAsia"/>
          <w:lang w:eastAsia="zh-CN"/>
        </w:rPr>
        <w:t>末期</w:t>
      </w:r>
      <w:r w:rsidR="00662E86">
        <w:rPr>
          <w:rFonts w:hint="eastAsia"/>
          <w:lang w:eastAsia="zh-CN"/>
        </w:rPr>
        <w:t>信号下降最多的</w:t>
      </w:r>
      <w:r w:rsidR="00015652">
        <w:rPr>
          <w:rFonts w:hint="eastAsia"/>
          <w:lang w:eastAsia="zh-CN"/>
        </w:rPr>
        <w:t>北大西洋北部，其ToE年份也</w:t>
      </w:r>
      <w:r w:rsidR="00247324">
        <w:rPr>
          <w:rFonts w:hint="eastAsia"/>
          <w:lang w:eastAsia="zh-CN"/>
        </w:rPr>
        <w:t>明显晚于环境变量（</w:t>
      </w:r>
      <w:r w:rsidR="00015652">
        <w:rPr>
          <w:rFonts w:hint="eastAsia"/>
          <w:lang w:eastAsia="zh-CN"/>
        </w:rPr>
        <w:t>在2040年之后</w:t>
      </w:r>
      <w:r w:rsidR="00247324">
        <w:rPr>
          <w:rFonts w:hint="eastAsia"/>
          <w:lang w:eastAsia="zh-CN"/>
        </w:rPr>
        <w:t>）</w:t>
      </w:r>
      <w:r w:rsidR="00015652">
        <w:rPr>
          <w:rFonts w:hint="eastAsia"/>
          <w:lang w:eastAsia="zh-CN"/>
        </w:rPr>
        <w:t>。</w:t>
      </w:r>
      <w:r w:rsidR="00FA6C4F" w:rsidRPr="00034D8A">
        <w:rPr>
          <w:lang w:eastAsia="zh-CN"/>
        </w:rPr>
        <w:t>北冰洋和南大洋在全球变暖背景下会出现明显</w:t>
      </w:r>
      <w:r w:rsidR="00FA6C4F">
        <w:rPr>
          <w:rFonts w:hint="eastAsia"/>
          <w:lang w:eastAsia="zh-CN"/>
        </w:rPr>
        <w:t>生产力上升现象，这是海冰覆盖减退与温度升高共同作用的结果。</w:t>
      </w:r>
    </w:p>
    <w:p w14:paraId="5883C6D0" w14:textId="1D2ABD06" w:rsidR="00126A40" w:rsidRDefault="00AE2F3F">
      <w:pPr>
        <w:spacing w:after="0" w:line="360" w:lineRule="auto"/>
        <w:ind w:firstLine="420"/>
        <w:jc w:val="both"/>
        <w:rPr>
          <w:lang w:eastAsia="zh-CN"/>
        </w:rPr>
        <w:pPrChange w:id="9" w:author="锴烨 吴" w:date="2026-05-17T23:50:00Z" w16du:dateUtc="2026-05-17T15:50:00Z">
          <w:pPr>
            <w:spacing w:after="0" w:line="360" w:lineRule="auto"/>
            <w:ind w:firstLine="420"/>
          </w:pPr>
        </w:pPrChange>
      </w:pPr>
      <w:r>
        <w:rPr>
          <w:rFonts w:hint="eastAsia"/>
          <w:lang w:eastAsia="zh-CN"/>
        </w:rPr>
        <w:t>具体而言，上层150m小型浮游植物与硅藻ToE存在显著差异。</w:t>
      </w:r>
      <w:r w:rsidR="00386B8D">
        <w:rPr>
          <w:rFonts w:hint="eastAsia"/>
          <w:lang w:eastAsia="zh-CN"/>
        </w:rPr>
        <w:t>至2100年，模拟识别的</w:t>
      </w:r>
      <w:r w:rsidR="004357E8">
        <w:rPr>
          <w:rFonts w:hint="eastAsia"/>
          <w:lang w:eastAsia="zh-CN"/>
        </w:rPr>
        <w:t>小</w:t>
      </w:r>
      <w:r w:rsidR="004357E8">
        <w:rPr>
          <w:lang w:eastAsia="zh-CN"/>
        </w:rPr>
        <w:t>型浮游植物</w:t>
      </w:r>
      <w:r w:rsidR="0019620F">
        <w:rPr>
          <w:rFonts w:hint="eastAsia"/>
          <w:lang w:eastAsia="zh-CN"/>
        </w:rPr>
        <w:t>生物量</w:t>
      </w:r>
      <w:r w:rsidR="00386B8D">
        <w:rPr>
          <w:rFonts w:hint="eastAsia"/>
          <w:lang w:eastAsia="zh-CN"/>
        </w:rPr>
        <w:t>增加</w:t>
      </w:r>
      <w:r w:rsidR="004357E8">
        <w:rPr>
          <w:rFonts w:ascii="Times New Roman" w:eastAsia="Times New Roman" w:hAnsi="Times New Roman"/>
          <w:lang w:eastAsia="zh-CN"/>
        </w:rPr>
        <w:t>ToE</w:t>
      </w:r>
      <w:r w:rsidR="00386B8D">
        <w:rPr>
          <w:rFonts w:cs="宋体" w:hint="eastAsia"/>
          <w:lang w:eastAsia="zh-CN"/>
        </w:rPr>
        <w:t>基本在2040年之后，</w:t>
      </w:r>
      <w:r w:rsidR="004357E8">
        <w:rPr>
          <w:rFonts w:cs="宋体" w:hint="eastAsia"/>
          <w:lang w:eastAsia="zh-CN"/>
        </w:rPr>
        <w:t>主要</w:t>
      </w:r>
      <w:r w:rsidR="00386B8D">
        <w:rPr>
          <w:rFonts w:cs="宋体" w:hint="eastAsia"/>
          <w:lang w:eastAsia="zh-CN"/>
        </w:rPr>
        <w:t>分布在</w:t>
      </w:r>
      <w:r w:rsidR="004357E8">
        <w:rPr>
          <w:rFonts w:cs="宋体" w:hint="eastAsia"/>
          <w:lang w:eastAsia="zh-CN"/>
        </w:rPr>
        <w:t>北冰洋边缘</w:t>
      </w:r>
      <w:r w:rsidR="00386B8D">
        <w:rPr>
          <w:rFonts w:cs="宋体" w:hint="eastAsia"/>
          <w:lang w:eastAsia="zh-CN"/>
        </w:rPr>
        <w:t>和</w:t>
      </w:r>
      <w:r w:rsidR="004357E8">
        <w:rPr>
          <w:rFonts w:cs="宋体" w:hint="eastAsia"/>
          <w:lang w:eastAsia="zh-CN"/>
        </w:rPr>
        <w:t>北大西洋高纬</w:t>
      </w:r>
      <w:r w:rsidR="00386B8D">
        <w:rPr>
          <w:rFonts w:cs="宋体" w:hint="eastAsia"/>
          <w:lang w:eastAsia="zh-CN"/>
        </w:rPr>
        <w:t>海域</w:t>
      </w:r>
      <w:r w:rsidR="0019620F">
        <w:rPr>
          <w:rFonts w:cs="宋体" w:hint="eastAsia"/>
          <w:lang w:eastAsia="zh-CN"/>
        </w:rPr>
        <w:t>；</w:t>
      </w:r>
      <w:r w:rsidR="00386B8D">
        <w:rPr>
          <w:rFonts w:cs="宋体" w:hint="eastAsia"/>
          <w:lang w:eastAsia="zh-CN"/>
        </w:rPr>
        <w:t>而</w:t>
      </w:r>
      <w:r w:rsidR="004357E8">
        <w:rPr>
          <w:rFonts w:cs="宋体" w:hint="eastAsia"/>
          <w:lang w:eastAsia="zh-CN"/>
        </w:rPr>
        <w:t>下降方向ToE出现在南大洋区域、赤道太平洋东部和南大西洋部分海区</w:t>
      </w:r>
      <w:r w:rsidR="004357E8">
        <w:rPr>
          <w:rFonts w:hint="eastAsia"/>
          <w:lang w:eastAsia="zh-CN"/>
        </w:rPr>
        <w:t>，</w:t>
      </w:r>
      <w:r w:rsidR="0019620F">
        <w:rPr>
          <w:rFonts w:hint="eastAsia"/>
          <w:lang w:eastAsia="zh-CN"/>
        </w:rPr>
        <w:t>其ToE年份在2020-2060年之间</w:t>
      </w:r>
      <w:r w:rsidR="00386B8D">
        <w:rPr>
          <w:rFonts w:hint="eastAsia"/>
          <w:lang w:eastAsia="zh-CN"/>
        </w:rPr>
        <w:t>（图4-3）。而其余海域</w:t>
      </w:r>
      <w:r w:rsidR="004357E8">
        <w:rPr>
          <w:rFonts w:hint="eastAsia"/>
          <w:lang w:eastAsia="zh-CN"/>
        </w:rPr>
        <w:t>小型浮游植物</w:t>
      </w:r>
      <w:r w:rsidR="00386B8D">
        <w:rPr>
          <w:rFonts w:hint="eastAsia"/>
          <w:lang w:eastAsia="zh-CN"/>
        </w:rPr>
        <w:t>基准期</w:t>
      </w:r>
      <w:r w:rsidR="004357E8">
        <w:rPr>
          <w:rFonts w:hint="eastAsia"/>
          <w:lang w:eastAsia="zh-CN"/>
        </w:rPr>
        <w:t>噪声较</w:t>
      </w:r>
      <w:r w:rsidR="00386B8D">
        <w:rPr>
          <w:rFonts w:hint="eastAsia"/>
          <w:lang w:eastAsia="zh-CN"/>
        </w:rPr>
        <w:t>高</w:t>
      </w:r>
      <w:r w:rsidR="004357E8">
        <w:rPr>
          <w:rFonts w:hint="eastAsia"/>
          <w:lang w:eastAsia="zh-CN"/>
        </w:rPr>
        <w:t>，</w:t>
      </w:r>
      <w:r w:rsidR="00386B8D">
        <w:rPr>
          <w:rFonts w:hint="eastAsia"/>
          <w:lang w:eastAsia="zh-CN"/>
        </w:rPr>
        <w:t>未在模拟时间内识别有效</w:t>
      </w:r>
      <w:r w:rsidR="004357E8">
        <w:rPr>
          <w:rFonts w:hint="eastAsia"/>
          <w:lang w:eastAsia="zh-CN"/>
        </w:rPr>
        <w:t>ToE</w:t>
      </w:r>
      <w:r w:rsidR="00386B8D">
        <w:rPr>
          <w:rFonts w:hint="eastAsia"/>
          <w:lang w:eastAsia="zh-CN"/>
        </w:rPr>
        <w:t>。而硅藻生物量ToE分布表明两者间存在一定竞争关系，往往存在此消彼长的现象。</w:t>
      </w:r>
      <w:r w:rsidR="00567AEB">
        <w:rPr>
          <w:rFonts w:hint="eastAsia"/>
          <w:lang w:eastAsia="zh-CN"/>
        </w:rPr>
        <w:t>即在南大洋、南太平洋东部及南大西洋识别出硅藻生物量上升ToE，主要集中在2020-2060年之间。而</w:t>
      </w:r>
      <w:r w:rsidR="004A185B">
        <w:rPr>
          <w:rFonts w:hint="eastAsia"/>
          <w:lang w:eastAsia="zh-CN"/>
        </w:rPr>
        <w:t>北大西洋、印度洋南部和澳大利亚东部</w:t>
      </w:r>
      <w:r w:rsidR="0019620F">
        <w:rPr>
          <w:rFonts w:hint="eastAsia"/>
          <w:lang w:eastAsia="zh-CN"/>
        </w:rPr>
        <w:t>局部海区</w:t>
      </w:r>
      <w:r w:rsidR="00567AEB">
        <w:rPr>
          <w:rFonts w:hint="eastAsia"/>
          <w:lang w:eastAsia="zh-CN"/>
        </w:rPr>
        <w:t>显示下降ToE</w:t>
      </w:r>
      <w:r w:rsidR="0019620F">
        <w:rPr>
          <w:rFonts w:hint="eastAsia"/>
          <w:lang w:eastAsia="zh-CN"/>
        </w:rPr>
        <w:t>，年份也在2040年之后</w:t>
      </w:r>
      <w:r w:rsidR="00567AEB">
        <w:rPr>
          <w:rFonts w:hint="eastAsia"/>
          <w:lang w:eastAsia="zh-CN"/>
        </w:rPr>
        <w:t>。</w:t>
      </w:r>
      <w:r w:rsidR="007927E2" w:rsidRPr="00034D8A">
        <w:rPr>
          <w:lang w:eastAsia="zh-CN"/>
        </w:rPr>
        <w:t>硅藻对气候变化的响应更加依赖高纬营养结构变化。已有研究指出，南大洋长期受到铁限制控制，而</w:t>
      </w:r>
      <w:r w:rsidR="007927E2">
        <w:rPr>
          <w:rFonts w:hint="eastAsia"/>
          <w:lang w:eastAsia="zh-CN"/>
        </w:rPr>
        <w:t>中低纬消耗降低通过海洋环流提高了高纬区域</w:t>
      </w:r>
      <w:r w:rsidR="007927E2" w:rsidRPr="00034D8A">
        <w:rPr>
          <w:rFonts w:hint="eastAsia"/>
          <w:lang w:eastAsia="zh-CN"/>
        </w:rPr>
        <w:t>铁</w:t>
      </w:r>
      <w:r w:rsidR="007927E2" w:rsidRPr="00034D8A">
        <w:rPr>
          <w:lang w:eastAsia="zh-CN"/>
        </w:rPr>
        <w:t>供应，从而促进硅藻增长</w:t>
      </w:r>
      <w:r w:rsidR="007927E2">
        <w:rPr>
          <w:rFonts w:hint="eastAsia"/>
          <w:lang w:eastAsia="zh-CN"/>
        </w:rPr>
        <w:t>。</w:t>
      </w:r>
      <w:r w:rsidR="007927E2" w:rsidRPr="007927E2">
        <w:rPr>
          <w:lang w:eastAsia="zh-CN"/>
        </w:rPr>
        <w:t>因此，虽然高纬海区硅酸盐浓度整体下降，但由于铁限制减弱，硅藻仍</w:t>
      </w:r>
      <w:r w:rsidR="007927E2">
        <w:rPr>
          <w:rFonts w:hint="eastAsia"/>
          <w:lang w:eastAsia="zh-CN"/>
        </w:rPr>
        <w:t>呈</w:t>
      </w:r>
      <w:r w:rsidR="007927E2" w:rsidRPr="007927E2">
        <w:rPr>
          <w:lang w:eastAsia="zh-CN"/>
        </w:rPr>
        <w:t>现上升ToE。</w:t>
      </w:r>
    </w:p>
    <w:p w14:paraId="4DFCCEF6" w14:textId="097DDE88" w:rsidR="00126A40" w:rsidRDefault="0027685C">
      <w:pPr>
        <w:spacing w:after="0" w:line="360" w:lineRule="auto"/>
        <w:ind w:firstLine="420"/>
        <w:jc w:val="both"/>
        <w:rPr>
          <w:lang w:eastAsia="zh-CN"/>
        </w:rPr>
        <w:pPrChange w:id="10" w:author="锴烨 吴" w:date="2026-05-17T23:50:00Z" w16du:dateUtc="2026-05-17T15:50:00Z">
          <w:pPr>
            <w:spacing w:after="0" w:line="360" w:lineRule="auto"/>
            <w:ind w:firstLine="420"/>
          </w:pPr>
        </w:pPrChange>
      </w:pPr>
      <w:r w:rsidRPr="0027685C">
        <w:rPr>
          <w:lang w:eastAsia="zh-CN"/>
        </w:rPr>
        <w:t>中型浮游动物作为连接初级生产与鱼类营养级的重要</w:t>
      </w:r>
      <w:r>
        <w:rPr>
          <w:rFonts w:hint="eastAsia"/>
          <w:lang w:eastAsia="zh-CN"/>
        </w:rPr>
        <w:t>食物链</w:t>
      </w:r>
      <w:r w:rsidRPr="0027685C">
        <w:rPr>
          <w:lang w:eastAsia="zh-CN"/>
        </w:rPr>
        <w:t>环节，其ToE格局与硅藻具有较高一致性。</w:t>
      </w:r>
      <w:r w:rsidR="00E64B02">
        <w:rPr>
          <w:rFonts w:hint="eastAsia"/>
          <w:lang w:eastAsia="zh-CN"/>
        </w:rPr>
        <w:t>在</w:t>
      </w:r>
      <w:r>
        <w:rPr>
          <w:lang w:eastAsia="zh-CN"/>
        </w:rPr>
        <w:t>南大洋</w:t>
      </w:r>
      <w:r>
        <w:rPr>
          <w:rFonts w:hint="eastAsia"/>
          <w:lang w:eastAsia="zh-CN"/>
        </w:rPr>
        <w:t>部分海域</w:t>
      </w:r>
      <w:r>
        <w:rPr>
          <w:lang w:eastAsia="zh-CN"/>
        </w:rPr>
        <w:t>、</w:t>
      </w:r>
      <w:r w:rsidR="002C7951">
        <w:rPr>
          <w:rFonts w:hint="eastAsia"/>
          <w:lang w:eastAsia="zh-CN"/>
        </w:rPr>
        <w:t>北冰洋</w:t>
      </w:r>
      <w:r w:rsidR="002C7951">
        <w:rPr>
          <w:lang w:eastAsia="zh-CN"/>
        </w:rPr>
        <w:t>附近</w:t>
      </w:r>
      <w:r w:rsidR="002C7951">
        <w:rPr>
          <w:rFonts w:hint="eastAsia"/>
          <w:lang w:eastAsia="zh-CN"/>
        </w:rPr>
        <w:t>、南大西洋和南太平洋海区显示介于2020-2060年之间上</w:t>
      </w:r>
      <w:r w:rsidR="002C7951">
        <w:rPr>
          <w:lang w:eastAsia="zh-CN"/>
        </w:rPr>
        <w:t>升</w:t>
      </w:r>
      <w:r w:rsidR="00E64B02">
        <w:rPr>
          <w:rFonts w:hint="eastAsia"/>
          <w:lang w:eastAsia="zh-CN"/>
        </w:rPr>
        <w:t>ToE</w:t>
      </w:r>
      <w:r w:rsidR="002C7951">
        <w:rPr>
          <w:rFonts w:hint="eastAsia"/>
          <w:lang w:eastAsia="zh-CN"/>
        </w:rPr>
        <w:t>；</w:t>
      </w:r>
      <w:r w:rsidR="00E64B02">
        <w:rPr>
          <w:rFonts w:hint="eastAsia"/>
          <w:lang w:eastAsia="zh-CN"/>
        </w:rPr>
        <w:t>而在北大西洋、印度洋南部和澳大利亚东部海区出现下降方向ToE</w:t>
      </w:r>
      <w:r w:rsidR="0019620F">
        <w:rPr>
          <w:rFonts w:hint="eastAsia"/>
          <w:lang w:eastAsia="zh-CN"/>
        </w:rPr>
        <w:t>，</w:t>
      </w:r>
      <w:r w:rsidR="0019620F">
        <w:rPr>
          <w:rFonts w:hint="eastAsia"/>
          <w:lang w:eastAsia="zh-CN"/>
        </w:rPr>
        <w:lastRenderedPageBreak/>
        <w:t>年份也在2040年之后</w:t>
      </w:r>
      <w:r>
        <w:rPr>
          <w:lang w:eastAsia="zh-CN"/>
        </w:rPr>
        <w:t>。</w:t>
      </w:r>
      <w:r w:rsidR="002C7951">
        <w:rPr>
          <w:rFonts w:hint="eastAsia"/>
          <w:lang w:eastAsia="zh-CN"/>
        </w:rPr>
        <w:t>这是由于</w:t>
      </w:r>
      <w:r w:rsidR="002C7951" w:rsidRPr="002C7951">
        <w:rPr>
          <w:lang w:eastAsia="zh-CN"/>
        </w:rPr>
        <w:t>中型浮游动物通常依赖硅藻等大型浮游植物作为主要食物来源，因此</w:t>
      </w:r>
      <w:r w:rsidR="002C7951">
        <w:rPr>
          <w:rFonts w:hint="eastAsia"/>
          <w:lang w:eastAsia="zh-CN"/>
        </w:rPr>
        <w:t>仅在北冰洋中央海域</w:t>
      </w:r>
      <w:r w:rsidR="002C7951" w:rsidRPr="002C7951">
        <w:rPr>
          <w:rFonts w:hint="eastAsia"/>
          <w:lang w:eastAsia="zh-CN"/>
        </w:rPr>
        <w:t>中</w:t>
      </w:r>
      <w:r w:rsidR="002C7951" w:rsidRPr="002C7951">
        <w:rPr>
          <w:lang w:eastAsia="zh-CN"/>
        </w:rPr>
        <w:t>型浮游动物生物量</w:t>
      </w:r>
      <w:r w:rsidR="002C7951">
        <w:rPr>
          <w:rFonts w:hint="eastAsia"/>
          <w:lang w:eastAsia="zh-CN"/>
        </w:rPr>
        <w:t>受总初级生产力影响更为显著</w:t>
      </w:r>
      <w:r w:rsidR="002C53F6">
        <w:rPr>
          <w:rFonts w:hint="eastAsia"/>
          <w:lang w:eastAsia="zh-CN"/>
        </w:rPr>
        <w:t>。</w:t>
      </w:r>
    </w:p>
    <w:p w14:paraId="4C3E2DA7" w14:textId="2F3CBB27" w:rsidR="009A14A7" w:rsidRDefault="00000000">
      <w:pPr>
        <w:spacing w:after="0" w:line="360" w:lineRule="auto"/>
        <w:ind w:firstLine="420"/>
        <w:jc w:val="both"/>
        <w:rPr>
          <w:lang w:eastAsia="zh-CN"/>
        </w:rPr>
        <w:pPrChange w:id="11" w:author="锴烨 吴" w:date="2026-05-17T23:50:00Z" w16du:dateUtc="2026-05-17T15:50:00Z">
          <w:pPr>
            <w:spacing w:after="0" w:line="360" w:lineRule="auto"/>
            <w:ind w:firstLine="420"/>
          </w:pPr>
        </w:pPrChange>
      </w:pPr>
      <w:r>
        <w:rPr>
          <w:lang w:eastAsia="zh-CN"/>
        </w:rPr>
        <w:t>底层颗粒有机碳通量</w:t>
      </w:r>
      <w:r>
        <w:rPr>
          <w:rFonts w:ascii="Times New Roman" w:eastAsia="Times New Roman" w:hAnsi="Times New Roman"/>
          <w:lang w:eastAsia="zh-CN"/>
        </w:rPr>
        <w:t>ToE</w:t>
      </w:r>
      <w:r w:rsidR="002C7951">
        <w:rPr>
          <w:rFonts w:hint="eastAsia"/>
          <w:lang w:eastAsia="zh-CN"/>
        </w:rPr>
        <w:t>则表现为明显的</w:t>
      </w:r>
      <w:r>
        <w:rPr>
          <w:lang w:eastAsia="zh-CN"/>
        </w:rPr>
        <w:t>近岸</w:t>
      </w:r>
      <w:r w:rsidR="002C7951">
        <w:rPr>
          <w:rFonts w:hint="eastAsia"/>
          <w:lang w:eastAsia="zh-CN"/>
        </w:rPr>
        <w:t>特征</w:t>
      </w:r>
      <w:r w:rsidR="003D4B22">
        <w:rPr>
          <w:rFonts w:hint="eastAsia"/>
          <w:lang w:eastAsia="zh-CN"/>
        </w:rPr>
        <w:t>，</w:t>
      </w:r>
      <w:r>
        <w:rPr>
          <w:lang w:eastAsia="zh-CN"/>
        </w:rPr>
        <w:t>可识别</w:t>
      </w:r>
      <w:r w:rsidR="001A3E06">
        <w:rPr>
          <w:rFonts w:hint="eastAsia"/>
          <w:lang w:eastAsia="zh-CN"/>
        </w:rPr>
        <w:t>上升方向ToE</w:t>
      </w:r>
      <w:r>
        <w:rPr>
          <w:lang w:eastAsia="zh-CN"/>
        </w:rPr>
        <w:t>主</w:t>
      </w:r>
      <w:r w:rsidR="002C53F6">
        <w:rPr>
          <w:rFonts w:hint="eastAsia"/>
          <w:lang w:eastAsia="zh-CN"/>
        </w:rPr>
        <w:t>要</w:t>
      </w:r>
      <w:r w:rsidR="00A347CC">
        <w:rPr>
          <w:rFonts w:hint="eastAsia"/>
          <w:lang w:eastAsia="zh-CN"/>
        </w:rPr>
        <w:t>集中在</w:t>
      </w:r>
      <w:r>
        <w:rPr>
          <w:lang w:eastAsia="zh-CN"/>
        </w:rPr>
        <w:t>东亚边缘海、印尼—澳大利亚</w:t>
      </w:r>
      <w:r w:rsidR="003D4B22">
        <w:rPr>
          <w:rFonts w:hint="eastAsia"/>
          <w:lang w:eastAsia="zh-CN"/>
        </w:rPr>
        <w:t>海区</w:t>
      </w:r>
      <w:r w:rsidR="002C53F6">
        <w:rPr>
          <w:rFonts w:hint="eastAsia"/>
          <w:lang w:eastAsia="zh-CN"/>
        </w:rPr>
        <w:t>，</w:t>
      </w:r>
      <w:r w:rsidR="003D4B22">
        <w:rPr>
          <w:rFonts w:hint="eastAsia"/>
          <w:lang w:eastAsia="zh-CN"/>
        </w:rPr>
        <w:t>ToE年份较早在1980年之前</w:t>
      </w:r>
      <w:r w:rsidR="00A347CC">
        <w:rPr>
          <w:rFonts w:hint="eastAsia"/>
          <w:lang w:eastAsia="zh-CN"/>
        </w:rPr>
        <w:t>。尽管</w:t>
      </w:r>
      <w:r w:rsidR="009A14A7">
        <w:rPr>
          <w:rFonts w:hint="eastAsia"/>
          <w:lang w:eastAsia="zh-CN"/>
        </w:rPr>
        <w:t>在信噪比图中</w:t>
      </w:r>
      <w:r w:rsidR="003D4B22">
        <w:rPr>
          <w:rFonts w:hint="eastAsia"/>
          <w:lang w:eastAsia="zh-CN"/>
        </w:rPr>
        <w:t>这些区域基准期的噪声较</w:t>
      </w:r>
      <w:r w:rsidR="00A347CC">
        <w:rPr>
          <w:rFonts w:hint="eastAsia"/>
          <w:lang w:eastAsia="zh-CN"/>
        </w:rPr>
        <w:t>高</w:t>
      </w:r>
      <w:r w:rsidR="003D4B22">
        <w:rPr>
          <w:rFonts w:hint="eastAsia"/>
          <w:lang w:eastAsia="zh-CN"/>
        </w:rPr>
        <w:t>，但近岸生产力</w:t>
      </w:r>
      <w:r w:rsidR="00A347CC">
        <w:rPr>
          <w:rFonts w:hint="eastAsia"/>
          <w:lang w:eastAsia="zh-CN"/>
        </w:rPr>
        <w:t>的</w:t>
      </w:r>
      <w:r w:rsidR="003D4B22">
        <w:rPr>
          <w:rFonts w:hint="eastAsia"/>
          <w:lang w:eastAsia="zh-CN"/>
        </w:rPr>
        <w:t>变化</w:t>
      </w:r>
      <w:r w:rsidR="00A347CC">
        <w:rPr>
          <w:rFonts w:hint="eastAsia"/>
          <w:lang w:eastAsia="zh-CN"/>
        </w:rPr>
        <w:t>更为显著，</w:t>
      </w:r>
      <w:r w:rsidR="003D4B22">
        <w:rPr>
          <w:rFonts w:hint="eastAsia"/>
          <w:lang w:eastAsia="zh-CN"/>
        </w:rPr>
        <w:t>较早超过自然变率。</w:t>
      </w:r>
      <w:r w:rsidR="009A14A7">
        <w:rPr>
          <w:rFonts w:hint="eastAsia"/>
          <w:lang w:eastAsia="zh-CN"/>
        </w:rPr>
        <w:t>底层颗粒有机碳通量</w:t>
      </w:r>
      <w:r w:rsidR="00A347CC">
        <w:rPr>
          <w:rFonts w:hint="eastAsia"/>
          <w:lang w:eastAsia="zh-CN"/>
        </w:rPr>
        <w:t>在近岸及大陆架海区未</w:t>
      </w:r>
      <w:r w:rsidR="003D4B22">
        <w:rPr>
          <w:rFonts w:hint="eastAsia"/>
          <w:lang w:eastAsia="zh-CN"/>
        </w:rPr>
        <w:t>识别到</w:t>
      </w:r>
      <w:r w:rsidR="00A347CC">
        <w:rPr>
          <w:rFonts w:hint="eastAsia"/>
          <w:lang w:eastAsia="zh-CN"/>
        </w:rPr>
        <w:t>显著</w:t>
      </w:r>
      <w:r w:rsidR="001A3E06">
        <w:rPr>
          <w:rFonts w:hint="eastAsia"/>
          <w:lang w:eastAsia="zh-CN"/>
        </w:rPr>
        <w:t>下降</w:t>
      </w:r>
      <w:r w:rsidR="003D4B22">
        <w:rPr>
          <w:rFonts w:hint="eastAsia"/>
          <w:lang w:eastAsia="zh-CN"/>
        </w:rPr>
        <w:t>ToE</w:t>
      </w:r>
      <w:r w:rsidR="00A347CC">
        <w:rPr>
          <w:rFonts w:hint="eastAsia"/>
          <w:lang w:eastAsia="zh-CN"/>
        </w:rPr>
        <w:t>。</w:t>
      </w:r>
      <w:r w:rsidR="001A3E06">
        <w:rPr>
          <w:rFonts w:hint="eastAsia"/>
          <w:lang w:eastAsia="zh-CN"/>
        </w:rPr>
        <w:t>而</w:t>
      </w:r>
      <w:r>
        <w:rPr>
          <w:lang w:eastAsia="zh-CN"/>
        </w:rPr>
        <w:t>太平洋、印度洋和大西洋</w:t>
      </w:r>
      <w:r w:rsidR="003D4B22">
        <w:rPr>
          <w:rFonts w:hint="eastAsia"/>
          <w:lang w:eastAsia="zh-CN"/>
        </w:rPr>
        <w:t>开阔</w:t>
      </w:r>
      <w:r w:rsidR="00A347CC">
        <w:rPr>
          <w:rFonts w:hint="eastAsia"/>
          <w:lang w:eastAsia="zh-CN"/>
        </w:rPr>
        <w:t>洋盆区</w:t>
      </w:r>
      <w:r w:rsidR="001A3E06">
        <w:rPr>
          <w:rFonts w:hint="eastAsia"/>
          <w:lang w:eastAsia="zh-CN"/>
        </w:rPr>
        <w:t>识别到的零散</w:t>
      </w:r>
      <w:r>
        <w:rPr>
          <w:rFonts w:ascii="Times New Roman" w:eastAsia="Times New Roman" w:hAnsi="Times New Roman"/>
          <w:lang w:eastAsia="zh-CN"/>
        </w:rPr>
        <w:t>ToE</w:t>
      </w:r>
      <w:r w:rsidR="00A347CC">
        <w:rPr>
          <w:rFonts w:cs="宋体" w:hint="eastAsia"/>
          <w:lang w:eastAsia="zh-CN"/>
        </w:rPr>
        <w:t>主要是由于其</w:t>
      </w:r>
      <w:r w:rsidR="00A347CC">
        <w:rPr>
          <w:rFonts w:hint="eastAsia"/>
          <w:lang w:eastAsia="zh-CN"/>
        </w:rPr>
        <w:t>基准期</w:t>
      </w:r>
      <w:r w:rsidR="001A3E06">
        <w:rPr>
          <w:rFonts w:hint="eastAsia"/>
          <w:lang w:eastAsia="zh-CN"/>
        </w:rPr>
        <w:t>噪声太低导致</w:t>
      </w:r>
      <w:r>
        <w:rPr>
          <w:lang w:eastAsia="zh-CN"/>
        </w:rPr>
        <w:t>。</w:t>
      </w:r>
    </w:p>
    <w:p w14:paraId="70E1C2BA" w14:textId="44C4A6B7" w:rsidR="009A14A7" w:rsidRDefault="00146761">
      <w:pPr>
        <w:spacing w:after="0" w:line="360" w:lineRule="auto"/>
        <w:ind w:firstLine="420"/>
        <w:jc w:val="both"/>
        <w:rPr>
          <w:lang w:eastAsia="zh-CN"/>
        </w:rPr>
        <w:pPrChange w:id="12" w:author="锴烨 吴" w:date="2026-05-17T23:50:00Z" w16du:dateUtc="2026-05-17T15:50:00Z">
          <w:pPr>
            <w:spacing w:after="0" w:line="360" w:lineRule="auto"/>
            <w:ind w:firstLine="420"/>
          </w:pPr>
        </w:pPrChange>
      </w:pPr>
      <w:r w:rsidRPr="00034D8A">
        <w:rPr>
          <w:lang w:eastAsia="zh-CN"/>
        </w:rPr>
        <w:t>总体来看，低营养级变量的ToE明显晚于环境变量，且空间分布更加零散。</w:t>
      </w:r>
      <w:r w:rsidR="00F759ED" w:rsidRPr="00F759ED">
        <w:rPr>
          <w:lang w:eastAsia="zh-CN"/>
        </w:rPr>
        <w:t>这说明生态系统中的气候变化信号在从环境背景向食物网传递过程中，</w:t>
      </w:r>
      <w:r w:rsidR="00F759ED">
        <w:rPr>
          <w:rFonts w:hint="eastAsia"/>
          <w:lang w:eastAsia="zh-CN"/>
        </w:rPr>
        <w:t>受生物竞争与环境扰动共同影响而存在较高的自然变率，往往干扰ToE的识别。</w:t>
      </w:r>
    </w:p>
    <w:p w14:paraId="32737333" w14:textId="63D72925" w:rsidR="00406ED5" w:rsidRDefault="002414A2" w:rsidP="009A14A7">
      <w:pPr>
        <w:spacing w:after="0" w:line="360" w:lineRule="auto"/>
        <w:ind w:firstLine="420"/>
        <w:rPr>
          <w:lang w:eastAsia="zh-CN"/>
        </w:rPr>
      </w:pPr>
      <w:r>
        <w:rPr>
          <w:noProof/>
        </w:rPr>
        <w:lastRenderedPageBreak/>
        <w:drawing>
          <wp:anchor distT="0" distB="0" distL="114300" distR="114300" simplePos="0" relativeHeight="251667456" behindDoc="0" locked="0" layoutInCell="1" allowOverlap="1" wp14:anchorId="1831ED94" wp14:editId="6F5F3B6A">
            <wp:simplePos x="0" y="0"/>
            <wp:positionH relativeFrom="column">
              <wp:posOffset>420267</wp:posOffset>
            </wp:positionH>
            <wp:positionV relativeFrom="paragraph">
              <wp:posOffset>253365</wp:posOffset>
            </wp:positionV>
            <wp:extent cx="5497195" cy="6573520"/>
            <wp:effectExtent l="0" t="0" r="825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maps_lower_trophic.jpg"/>
                    <pic:cNvPicPr/>
                  </pic:nvPicPr>
                  <pic:blipFill>
                    <a:blip r:embed="rId34"/>
                    <a:stretch>
                      <a:fillRect/>
                    </a:stretch>
                  </pic:blipFill>
                  <pic:spPr>
                    <a:xfrm>
                      <a:off x="0" y="0"/>
                      <a:ext cx="5497195" cy="6573520"/>
                    </a:xfrm>
                    <a:prstGeom prst="rect">
                      <a:avLst/>
                    </a:prstGeom>
                  </pic:spPr>
                </pic:pic>
              </a:graphicData>
            </a:graphic>
            <wp14:sizeRelH relativeFrom="margin">
              <wp14:pctWidth>0</wp14:pctWidth>
            </wp14:sizeRelH>
            <wp14:sizeRelV relativeFrom="margin">
              <wp14:pctHeight>0</wp14:pctHeight>
            </wp14:sizeRelV>
          </wp:anchor>
        </w:drawing>
      </w:r>
    </w:p>
    <w:p w14:paraId="72D04462" w14:textId="77777777" w:rsidR="002414A2" w:rsidRDefault="00000000" w:rsidP="00DD1E0D">
      <w:pPr>
        <w:keepLines/>
        <w:spacing w:after="0" w:line="360" w:lineRule="auto"/>
        <w:jc w:val="center"/>
        <w:rPr>
          <w:b/>
          <w:sz w:val="21"/>
          <w:lang w:eastAsia="zh-CN"/>
        </w:rPr>
      </w:pPr>
      <w:r>
        <w:rPr>
          <w:b/>
          <w:sz w:val="21"/>
          <w:lang w:eastAsia="zh-CN"/>
        </w:rPr>
        <w:t>图 4-3 低营养级变量上升与下降方向出现时间空间分布</w:t>
      </w:r>
      <w:r w:rsidR="002414A2">
        <w:rPr>
          <w:rFonts w:hint="eastAsia"/>
          <w:b/>
          <w:sz w:val="21"/>
          <w:lang w:eastAsia="zh-CN"/>
        </w:rPr>
        <w:t>图</w:t>
      </w:r>
    </w:p>
    <w:p w14:paraId="121732B6" w14:textId="499B8FCD" w:rsidR="00406ED5" w:rsidRPr="006179E7" w:rsidRDefault="00000000" w:rsidP="00DD1E0D">
      <w:pPr>
        <w:keepLines/>
        <w:spacing w:after="0" w:line="360" w:lineRule="auto"/>
        <w:jc w:val="center"/>
        <w:rPr>
          <w:lang w:eastAsia="zh-CN"/>
        </w:rPr>
      </w:pPr>
      <w:r>
        <w:rPr>
          <w:b/>
          <w:sz w:val="21"/>
          <w:lang w:eastAsia="zh-CN"/>
        </w:rPr>
        <w:t>图中</w:t>
      </w:r>
      <w:r w:rsidR="002414A2">
        <w:rPr>
          <w:rFonts w:hint="eastAsia"/>
          <w:b/>
          <w:sz w:val="21"/>
          <w:lang w:eastAsia="zh-CN"/>
        </w:rPr>
        <w:t>分别</w:t>
      </w:r>
      <w:r>
        <w:rPr>
          <w:b/>
          <w:sz w:val="21"/>
          <w:lang w:eastAsia="zh-CN"/>
        </w:rPr>
        <w:t>展示</w:t>
      </w:r>
      <w:r w:rsidR="006179E7">
        <w:rPr>
          <w:rFonts w:hint="eastAsia"/>
          <w:b/>
          <w:sz w:val="21"/>
          <w:lang w:eastAsia="zh-CN"/>
        </w:rPr>
        <w:t>上层100m</w:t>
      </w:r>
      <w:r w:rsidR="0006112B">
        <w:rPr>
          <w:rFonts w:hint="eastAsia"/>
          <w:b/>
          <w:sz w:val="21"/>
          <w:lang w:eastAsia="zh-CN"/>
        </w:rPr>
        <w:t>净初级</w:t>
      </w:r>
      <w:r>
        <w:rPr>
          <w:b/>
          <w:sz w:val="21"/>
          <w:lang w:eastAsia="zh-CN"/>
        </w:rPr>
        <w:t>生产力、</w:t>
      </w:r>
      <w:r w:rsidR="006179E7">
        <w:rPr>
          <w:rFonts w:hint="eastAsia"/>
          <w:b/>
          <w:sz w:val="21"/>
          <w:lang w:eastAsia="zh-CN"/>
        </w:rPr>
        <w:t>上层150m平均</w:t>
      </w:r>
      <w:r w:rsidR="0006112B">
        <w:rPr>
          <w:rFonts w:hint="eastAsia"/>
          <w:b/>
          <w:sz w:val="21"/>
          <w:lang w:eastAsia="zh-CN"/>
        </w:rPr>
        <w:t>小型浮游植物</w:t>
      </w:r>
      <w:r w:rsidR="006179E7">
        <w:rPr>
          <w:rFonts w:hint="eastAsia"/>
          <w:b/>
          <w:sz w:val="21"/>
          <w:lang w:eastAsia="zh-CN"/>
        </w:rPr>
        <w:t>生物量</w:t>
      </w:r>
      <w:r w:rsidR="0006112B">
        <w:rPr>
          <w:rFonts w:hint="eastAsia"/>
          <w:b/>
          <w:sz w:val="21"/>
          <w:lang w:eastAsia="zh-CN"/>
        </w:rPr>
        <w:t>、</w:t>
      </w:r>
      <w:r w:rsidR="006179E7">
        <w:rPr>
          <w:rFonts w:hint="eastAsia"/>
          <w:b/>
          <w:sz w:val="21"/>
          <w:lang w:eastAsia="zh-CN"/>
        </w:rPr>
        <w:t>上层150m平均</w:t>
      </w:r>
      <w:r w:rsidR="0006112B">
        <w:rPr>
          <w:rFonts w:hint="eastAsia"/>
          <w:b/>
          <w:sz w:val="21"/>
          <w:lang w:eastAsia="zh-CN"/>
        </w:rPr>
        <w:t>硅藻</w:t>
      </w:r>
      <w:r w:rsidR="006179E7">
        <w:rPr>
          <w:rFonts w:hint="eastAsia"/>
          <w:b/>
          <w:sz w:val="21"/>
          <w:lang w:eastAsia="zh-CN"/>
        </w:rPr>
        <w:t>生物量</w:t>
      </w:r>
      <w:r>
        <w:rPr>
          <w:b/>
          <w:sz w:val="21"/>
          <w:lang w:eastAsia="zh-CN"/>
        </w:rPr>
        <w:t>、</w:t>
      </w:r>
      <w:r w:rsidR="006179E7">
        <w:rPr>
          <w:rFonts w:hint="eastAsia"/>
          <w:b/>
          <w:sz w:val="21"/>
          <w:lang w:eastAsia="zh-CN"/>
        </w:rPr>
        <w:t>上层100m</w:t>
      </w:r>
      <w:r w:rsidR="00AE4A09">
        <w:rPr>
          <w:rFonts w:hint="eastAsia"/>
          <w:b/>
          <w:sz w:val="21"/>
          <w:lang w:eastAsia="zh-CN"/>
        </w:rPr>
        <w:t>积分</w:t>
      </w:r>
      <w:r>
        <w:rPr>
          <w:b/>
          <w:sz w:val="21"/>
          <w:lang w:eastAsia="zh-CN"/>
        </w:rPr>
        <w:t>中型浮游动物</w:t>
      </w:r>
      <w:r w:rsidR="006179E7">
        <w:rPr>
          <w:rFonts w:hint="eastAsia"/>
          <w:b/>
          <w:sz w:val="21"/>
          <w:lang w:eastAsia="zh-CN"/>
        </w:rPr>
        <w:t>生物量</w:t>
      </w:r>
      <w:r>
        <w:rPr>
          <w:b/>
          <w:sz w:val="21"/>
          <w:lang w:eastAsia="zh-CN"/>
        </w:rPr>
        <w:t>和</w:t>
      </w:r>
      <w:r w:rsidR="0006112B">
        <w:rPr>
          <w:rFonts w:hint="eastAsia"/>
          <w:b/>
          <w:sz w:val="21"/>
          <w:lang w:eastAsia="zh-CN"/>
        </w:rPr>
        <w:t>底层颗粒有机碳</w:t>
      </w:r>
      <w:r w:rsidR="002414A2">
        <w:rPr>
          <w:rFonts w:hint="eastAsia"/>
          <w:b/>
          <w:sz w:val="21"/>
          <w:lang w:eastAsia="zh-CN"/>
        </w:rPr>
        <w:t>通量</w:t>
      </w:r>
    </w:p>
    <w:p w14:paraId="1F013906" w14:textId="77777777" w:rsidR="00406ED5" w:rsidRDefault="00000000">
      <w:pPr>
        <w:keepNext/>
        <w:keepLines/>
        <w:jc w:val="center"/>
        <w:rPr>
          <w:lang w:eastAsia="zh-CN"/>
        </w:rPr>
      </w:pPr>
      <w:r>
        <w:rPr>
          <w:noProof/>
        </w:rPr>
        <w:lastRenderedPageBreak/>
        <w:drawing>
          <wp:anchor distT="0" distB="0" distL="114300" distR="114300" simplePos="0" relativeHeight="251668480" behindDoc="0" locked="0" layoutInCell="1" allowOverlap="1" wp14:anchorId="53792101" wp14:editId="64C2AB8E">
            <wp:simplePos x="0" y="0"/>
            <wp:positionH relativeFrom="column">
              <wp:posOffset>169390</wp:posOffset>
            </wp:positionH>
            <wp:positionV relativeFrom="paragraph">
              <wp:posOffset>302260</wp:posOffset>
            </wp:positionV>
            <wp:extent cx="5974715" cy="5955665"/>
            <wp:effectExtent l="0" t="0" r="6985" b="698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diagnostics_lower_trophic.jpg"/>
                    <pic:cNvPicPr/>
                  </pic:nvPicPr>
                  <pic:blipFill>
                    <a:blip r:embed="rId35"/>
                    <a:stretch>
                      <a:fillRect/>
                    </a:stretch>
                  </pic:blipFill>
                  <pic:spPr>
                    <a:xfrm>
                      <a:off x="0" y="0"/>
                      <a:ext cx="5974715" cy="5955665"/>
                    </a:xfrm>
                    <a:prstGeom prst="rect">
                      <a:avLst/>
                    </a:prstGeom>
                  </pic:spPr>
                </pic:pic>
              </a:graphicData>
            </a:graphic>
            <wp14:sizeRelH relativeFrom="margin">
              <wp14:pctWidth>0</wp14:pctWidth>
            </wp14:sizeRelH>
            <wp14:sizeRelV relativeFrom="margin">
              <wp14:pctHeight>0</wp14:pctHeight>
            </wp14:sizeRelV>
          </wp:anchor>
        </w:drawing>
      </w:r>
    </w:p>
    <w:p w14:paraId="650D0EF4" w14:textId="77777777" w:rsidR="002414A2" w:rsidRPr="00126A40" w:rsidRDefault="00000000" w:rsidP="00AA2168">
      <w:pPr>
        <w:keepLines/>
        <w:spacing w:after="0" w:line="360" w:lineRule="auto"/>
        <w:jc w:val="center"/>
        <w:rPr>
          <w:b/>
          <w:sz w:val="21"/>
          <w:highlight w:val="yellow"/>
          <w:lang w:eastAsia="zh-CN"/>
          <w:rPrChange w:id="13" w:author="shanlin wang" w:date="2026-05-15T12:22:00Z">
            <w:rPr>
              <w:b/>
              <w:sz w:val="21"/>
              <w:lang w:eastAsia="zh-CN"/>
            </w:rPr>
          </w:rPrChange>
        </w:rPr>
      </w:pPr>
      <w:r w:rsidRPr="00126A40">
        <w:rPr>
          <w:b/>
          <w:sz w:val="21"/>
          <w:highlight w:val="yellow"/>
          <w:lang w:eastAsia="zh-CN"/>
          <w:rPrChange w:id="14" w:author="shanlin wang" w:date="2026-05-15T12:22:00Z">
            <w:rPr>
              <w:b/>
              <w:sz w:val="21"/>
              <w:lang w:eastAsia="zh-CN"/>
            </w:rPr>
          </w:rPrChange>
        </w:rPr>
        <w:t>图 4-4 低营养级变量出现时间与信噪比结果</w:t>
      </w:r>
      <w:r w:rsidR="002414A2" w:rsidRPr="00126A40">
        <w:rPr>
          <w:rFonts w:hint="eastAsia"/>
          <w:b/>
          <w:sz w:val="21"/>
          <w:highlight w:val="yellow"/>
          <w:lang w:eastAsia="zh-CN"/>
          <w:rPrChange w:id="15" w:author="shanlin wang" w:date="2026-05-15T12:22:00Z">
            <w:rPr>
              <w:rFonts w:hint="eastAsia"/>
              <w:b/>
              <w:sz w:val="21"/>
              <w:lang w:eastAsia="zh-CN"/>
            </w:rPr>
          </w:rPrChange>
        </w:rPr>
        <w:t>图</w:t>
      </w:r>
    </w:p>
    <w:p w14:paraId="0CF56AE8" w14:textId="3872B03A" w:rsidR="00406ED5" w:rsidRDefault="00000000">
      <w:pPr>
        <w:keepLines/>
        <w:spacing w:line="360" w:lineRule="auto"/>
        <w:jc w:val="center"/>
        <w:rPr>
          <w:b/>
          <w:sz w:val="21"/>
          <w:lang w:eastAsia="zh-CN"/>
        </w:rPr>
      </w:pPr>
      <w:r w:rsidRPr="00126A40">
        <w:rPr>
          <w:b/>
          <w:sz w:val="21"/>
          <w:highlight w:val="yellow"/>
          <w:lang w:eastAsia="zh-CN"/>
          <w:rPrChange w:id="16" w:author="shanlin wang" w:date="2026-05-15T12:22:00Z">
            <w:rPr>
              <w:b/>
              <w:sz w:val="21"/>
              <w:lang w:eastAsia="zh-CN"/>
            </w:rPr>
          </w:rPrChange>
        </w:rPr>
        <w:t>图中</w:t>
      </w:r>
      <w:r w:rsidR="002414A2" w:rsidRPr="00126A40">
        <w:rPr>
          <w:rFonts w:hint="eastAsia"/>
          <w:b/>
          <w:sz w:val="21"/>
          <w:highlight w:val="yellow"/>
          <w:lang w:eastAsia="zh-CN"/>
          <w:rPrChange w:id="17" w:author="shanlin wang" w:date="2026-05-15T12:22:00Z">
            <w:rPr>
              <w:rFonts w:hint="eastAsia"/>
              <w:b/>
              <w:sz w:val="21"/>
              <w:lang w:eastAsia="zh-CN"/>
            </w:rPr>
          </w:rPrChange>
        </w:rPr>
        <w:t>分别</w:t>
      </w:r>
      <w:r w:rsidRPr="00126A40">
        <w:rPr>
          <w:b/>
          <w:sz w:val="21"/>
          <w:highlight w:val="yellow"/>
          <w:lang w:eastAsia="zh-CN"/>
          <w:rPrChange w:id="18" w:author="shanlin wang" w:date="2026-05-15T12:22:00Z">
            <w:rPr>
              <w:b/>
              <w:sz w:val="21"/>
              <w:lang w:eastAsia="zh-CN"/>
            </w:rPr>
          </w:rPrChange>
        </w:rPr>
        <w:t>展示</w:t>
      </w:r>
      <w:r w:rsidR="006179E7" w:rsidRPr="00126A40">
        <w:rPr>
          <w:rFonts w:hint="eastAsia"/>
          <w:b/>
          <w:sz w:val="21"/>
          <w:highlight w:val="yellow"/>
          <w:lang w:eastAsia="zh-CN"/>
          <w:rPrChange w:id="19" w:author="shanlin wang" w:date="2026-05-15T12:22:00Z">
            <w:rPr>
              <w:rFonts w:hint="eastAsia"/>
              <w:b/>
              <w:sz w:val="21"/>
              <w:lang w:eastAsia="zh-CN"/>
            </w:rPr>
          </w:rPrChange>
        </w:rPr>
        <w:t>上层</w:t>
      </w:r>
      <w:r w:rsidR="006179E7" w:rsidRPr="00126A40">
        <w:rPr>
          <w:b/>
          <w:sz w:val="21"/>
          <w:highlight w:val="yellow"/>
          <w:lang w:eastAsia="zh-CN"/>
          <w:rPrChange w:id="20" w:author="shanlin wang" w:date="2026-05-15T12:22:00Z">
            <w:rPr>
              <w:b/>
              <w:sz w:val="21"/>
              <w:lang w:eastAsia="zh-CN"/>
            </w:rPr>
          </w:rPrChange>
        </w:rPr>
        <w:t>100m净初级生产力、</w:t>
      </w:r>
      <w:r w:rsidR="006179E7" w:rsidRPr="00126A40">
        <w:rPr>
          <w:rFonts w:hint="eastAsia"/>
          <w:b/>
          <w:sz w:val="21"/>
          <w:highlight w:val="yellow"/>
          <w:lang w:eastAsia="zh-CN"/>
          <w:rPrChange w:id="21" w:author="shanlin wang" w:date="2026-05-15T12:22:00Z">
            <w:rPr>
              <w:rFonts w:hint="eastAsia"/>
              <w:b/>
              <w:sz w:val="21"/>
              <w:lang w:eastAsia="zh-CN"/>
            </w:rPr>
          </w:rPrChange>
        </w:rPr>
        <w:t>上层</w:t>
      </w:r>
      <w:r w:rsidR="006179E7" w:rsidRPr="00126A40">
        <w:rPr>
          <w:b/>
          <w:sz w:val="21"/>
          <w:highlight w:val="yellow"/>
          <w:lang w:eastAsia="zh-CN"/>
          <w:rPrChange w:id="22" w:author="shanlin wang" w:date="2026-05-15T12:22:00Z">
            <w:rPr>
              <w:b/>
              <w:sz w:val="21"/>
              <w:lang w:eastAsia="zh-CN"/>
            </w:rPr>
          </w:rPrChange>
        </w:rPr>
        <w:t>150m平均小型浮游植物生物量、上层150m平均硅藻生物量、</w:t>
      </w:r>
      <w:r w:rsidR="006179E7" w:rsidRPr="00126A40">
        <w:rPr>
          <w:rFonts w:hint="eastAsia"/>
          <w:b/>
          <w:sz w:val="21"/>
          <w:highlight w:val="yellow"/>
          <w:lang w:eastAsia="zh-CN"/>
          <w:rPrChange w:id="23" w:author="shanlin wang" w:date="2026-05-15T12:22:00Z">
            <w:rPr>
              <w:rFonts w:hint="eastAsia"/>
              <w:b/>
              <w:sz w:val="21"/>
              <w:lang w:eastAsia="zh-CN"/>
            </w:rPr>
          </w:rPrChange>
        </w:rPr>
        <w:t>上层</w:t>
      </w:r>
      <w:r w:rsidR="006179E7" w:rsidRPr="00126A40">
        <w:rPr>
          <w:b/>
          <w:sz w:val="21"/>
          <w:highlight w:val="yellow"/>
          <w:lang w:eastAsia="zh-CN"/>
          <w:rPrChange w:id="24" w:author="shanlin wang" w:date="2026-05-15T12:22:00Z">
            <w:rPr>
              <w:b/>
              <w:sz w:val="21"/>
              <w:lang w:eastAsia="zh-CN"/>
            </w:rPr>
          </w:rPrChange>
        </w:rPr>
        <w:t>100m</w:t>
      </w:r>
      <w:r w:rsidR="00AE4A09" w:rsidRPr="00126A40">
        <w:rPr>
          <w:rFonts w:hint="eastAsia"/>
          <w:b/>
          <w:sz w:val="21"/>
          <w:highlight w:val="yellow"/>
          <w:lang w:eastAsia="zh-CN"/>
          <w:rPrChange w:id="25" w:author="shanlin wang" w:date="2026-05-15T12:22:00Z">
            <w:rPr>
              <w:rFonts w:hint="eastAsia"/>
              <w:b/>
              <w:sz w:val="21"/>
              <w:lang w:eastAsia="zh-CN"/>
            </w:rPr>
          </w:rPrChange>
        </w:rPr>
        <w:t>积分</w:t>
      </w:r>
      <w:r w:rsidR="006179E7" w:rsidRPr="00126A40">
        <w:rPr>
          <w:b/>
          <w:sz w:val="21"/>
          <w:highlight w:val="yellow"/>
          <w:lang w:eastAsia="zh-CN"/>
          <w:rPrChange w:id="26" w:author="shanlin wang" w:date="2026-05-15T12:22:00Z">
            <w:rPr>
              <w:b/>
              <w:sz w:val="21"/>
              <w:lang w:eastAsia="zh-CN"/>
            </w:rPr>
          </w:rPrChange>
        </w:rPr>
        <w:t>中型浮游动物</w:t>
      </w:r>
      <w:r w:rsidR="006179E7" w:rsidRPr="00126A40">
        <w:rPr>
          <w:rFonts w:hint="eastAsia"/>
          <w:b/>
          <w:sz w:val="21"/>
          <w:highlight w:val="yellow"/>
          <w:lang w:eastAsia="zh-CN"/>
          <w:rPrChange w:id="27" w:author="shanlin wang" w:date="2026-05-15T12:22:00Z">
            <w:rPr>
              <w:rFonts w:hint="eastAsia"/>
              <w:b/>
              <w:sz w:val="21"/>
              <w:lang w:eastAsia="zh-CN"/>
            </w:rPr>
          </w:rPrChange>
        </w:rPr>
        <w:t>生物量</w:t>
      </w:r>
      <w:r w:rsidR="006179E7" w:rsidRPr="00126A40">
        <w:rPr>
          <w:b/>
          <w:sz w:val="21"/>
          <w:highlight w:val="yellow"/>
          <w:lang w:eastAsia="zh-CN"/>
          <w:rPrChange w:id="28" w:author="shanlin wang" w:date="2026-05-15T12:22:00Z">
            <w:rPr>
              <w:b/>
              <w:sz w:val="21"/>
              <w:lang w:eastAsia="zh-CN"/>
            </w:rPr>
          </w:rPrChange>
        </w:rPr>
        <w:t>和</w:t>
      </w:r>
      <w:r w:rsidR="006179E7" w:rsidRPr="00126A40">
        <w:rPr>
          <w:rFonts w:hint="eastAsia"/>
          <w:b/>
          <w:sz w:val="21"/>
          <w:highlight w:val="yellow"/>
          <w:lang w:eastAsia="zh-CN"/>
          <w:rPrChange w:id="29" w:author="shanlin wang" w:date="2026-05-15T12:22:00Z">
            <w:rPr>
              <w:rFonts w:hint="eastAsia"/>
              <w:b/>
              <w:sz w:val="21"/>
              <w:lang w:eastAsia="zh-CN"/>
            </w:rPr>
          </w:rPrChange>
        </w:rPr>
        <w:t>底层颗粒有机碳</w:t>
      </w:r>
      <w:r w:rsidR="002414A2" w:rsidRPr="00126A40">
        <w:rPr>
          <w:rFonts w:hint="eastAsia"/>
          <w:b/>
          <w:sz w:val="21"/>
          <w:highlight w:val="yellow"/>
          <w:lang w:eastAsia="zh-CN"/>
          <w:rPrChange w:id="30" w:author="shanlin wang" w:date="2026-05-15T12:22:00Z">
            <w:rPr>
              <w:rFonts w:hint="eastAsia"/>
              <w:b/>
              <w:sz w:val="21"/>
              <w:lang w:eastAsia="zh-CN"/>
            </w:rPr>
          </w:rPrChange>
        </w:rPr>
        <w:t>通量</w:t>
      </w:r>
    </w:p>
    <w:p w14:paraId="01CC0FE8" w14:textId="77777777" w:rsidR="0006112B" w:rsidRDefault="0006112B">
      <w:pPr>
        <w:keepLines/>
        <w:spacing w:line="360" w:lineRule="auto"/>
        <w:jc w:val="center"/>
        <w:rPr>
          <w:b/>
          <w:sz w:val="21"/>
          <w:lang w:eastAsia="zh-CN"/>
        </w:rPr>
      </w:pPr>
    </w:p>
    <w:p w14:paraId="475FF188" w14:textId="77777777" w:rsidR="0006112B" w:rsidRDefault="0006112B">
      <w:pPr>
        <w:keepLines/>
        <w:spacing w:line="360" w:lineRule="auto"/>
        <w:jc w:val="center"/>
        <w:rPr>
          <w:lang w:eastAsia="zh-CN"/>
        </w:rPr>
      </w:pPr>
    </w:p>
    <w:p w14:paraId="3E1303F3" w14:textId="3C740EE1" w:rsidR="00406ED5" w:rsidRDefault="00000000">
      <w:pPr>
        <w:keepNext/>
        <w:spacing w:before="120" w:after="120" w:line="360" w:lineRule="auto"/>
        <w:rPr>
          <w:lang w:eastAsia="zh-CN"/>
        </w:rPr>
      </w:pPr>
      <w:r>
        <w:rPr>
          <w:rFonts w:ascii="黑体" w:eastAsia="黑体" w:hAnsi="黑体"/>
          <w:b/>
          <w:sz w:val="28"/>
          <w:lang w:eastAsia="zh-CN"/>
        </w:rPr>
        <w:lastRenderedPageBreak/>
        <w:t>4.3 鱼类功能群</w:t>
      </w:r>
      <w:r w:rsidR="006A4127">
        <w:rPr>
          <w:rFonts w:ascii="黑体" w:eastAsia="黑体" w:hAnsi="黑体" w:hint="eastAsia"/>
          <w:b/>
          <w:sz w:val="28"/>
          <w:lang w:eastAsia="zh-CN"/>
        </w:rPr>
        <w:t>生物量ToE及其特征</w:t>
      </w:r>
      <w:r w:rsidR="001D5EC6">
        <w:rPr>
          <w:lang w:eastAsia="zh-CN"/>
        </w:rPr>
        <w:t xml:space="preserve"> </w:t>
      </w:r>
    </w:p>
    <w:p w14:paraId="1BC356FE" w14:textId="52F4927D" w:rsidR="0043567B" w:rsidRDefault="00B45165" w:rsidP="00E8665E">
      <w:pPr>
        <w:spacing w:after="0" w:line="360" w:lineRule="auto"/>
        <w:ind w:firstLine="420"/>
        <w:rPr>
          <w:lang w:eastAsia="zh-CN"/>
        </w:rPr>
      </w:pPr>
      <w:r w:rsidRPr="00034D8A">
        <w:rPr>
          <w:lang w:eastAsia="zh-CN"/>
        </w:rPr>
        <w:t>相较于环境变量和低营养级变量，鱼类功能群生物量</w:t>
      </w:r>
      <w:r>
        <w:rPr>
          <w:rFonts w:hint="eastAsia"/>
          <w:lang w:eastAsia="zh-CN"/>
        </w:rPr>
        <w:t>ToE表现出更明显的空间异质性。其中</w:t>
      </w:r>
      <w:r w:rsidR="00FB7799">
        <w:rPr>
          <w:rFonts w:hint="eastAsia"/>
          <w:lang w:eastAsia="zh-CN"/>
        </w:rPr>
        <w:t>，</w:t>
      </w:r>
      <w:r w:rsidR="005352FE">
        <w:rPr>
          <w:rFonts w:hint="eastAsia"/>
          <w:lang w:eastAsia="zh-CN"/>
        </w:rPr>
        <w:t>饵料鱼</w:t>
      </w:r>
      <w:r w:rsidR="00FB7799">
        <w:rPr>
          <w:rFonts w:hint="eastAsia"/>
          <w:lang w:eastAsia="zh-CN"/>
        </w:rPr>
        <w:t>生物量</w:t>
      </w:r>
      <w:r>
        <w:rPr>
          <w:rFonts w:hint="eastAsia"/>
          <w:lang w:eastAsia="zh-CN"/>
        </w:rPr>
        <w:t>在中低纬副热带寡营养盐海区出现</w:t>
      </w:r>
      <w:r w:rsidR="00FA5F5A">
        <w:rPr>
          <w:rFonts w:hint="eastAsia"/>
          <w:lang w:eastAsia="zh-CN"/>
        </w:rPr>
        <w:t>下降ToE</w:t>
      </w:r>
      <w:r>
        <w:rPr>
          <w:rFonts w:hint="eastAsia"/>
          <w:lang w:eastAsia="zh-CN"/>
        </w:rPr>
        <w:t>，</w:t>
      </w:r>
      <w:r w:rsidR="00FA5F5A">
        <w:rPr>
          <w:rFonts w:hint="eastAsia"/>
          <w:lang w:eastAsia="zh-CN"/>
        </w:rPr>
        <w:t>年份集中在2000-2020年</w:t>
      </w:r>
      <w:r w:rsidR="005352FE">
        <w:rPr>
          <w:lang w:eastAsia="zh-CN"/>
        </w:rPr>
        <w:t>；</w:t>
      </w:r>
      <w:r w:rsidR="005352FE">
        <w:rPr>
          <w:rFonts w:hint="eastAsia"/>
          <w:lang w:eastAsia="zh-CN"/>
        </w:rPr>
        <w:t>而在</w:t>
      </w:r>
      <w:r w:rsidR="005352FE">
        <w:rPr>
          <w:lang w:eastAsia="zh-CN"/>
        </w:rPr>
        <w:t>南大洋部分海区</w:t>
      </w:r>
      <w:r w:rsidR="005352FE">
        <w:rPr>
          <w:rFonts w:hint="eastAsia"/>
          <w:lang w:eastAsia="zh-CN"/>
        </w:rPr>
        <w:t>、赤道太平洋中东部、北大西洋高纬</w:t>
      </w:r>
      <w:r>
        <w:rPr>
          <w:rFonts w:hint="eastAsia"/>
          <w:lang w:eastAsia="zh-CN"/>
        </w:rPr>
        <w:t>海区显示为上升</w:t>
      </w:r>
      <w:r w:rsidR="00FA5F5A">
        <w:rPr>
          <w:rFonts w:hint="eastAsia"/>
          <w:lang w:eastAsia="zh-CN"/>
        </w:rPr>
        <w:t>ToE。</w:t>
      </w:r>
      <w:r w:rsidR="00763B88">
        <w:rPr>
          <w:rFonts w:hint="eastAsia"/>
          <w:lang w:eastAsia="zh-CN"/>
        </w:rPr>
        <w:t>尽管</w:t>
      </w:r>
      <w:r w:rsidR="008C036F">
        <w:rPr>
          <w:rFonts w:hint="eastAsia"/>
          <w:lang w:eastAsia="zh-CN"/>
        </w:rPr>
        <w:t>图4-5中显示饵料鱼上升ToE分布范围更广，但从</w:t>
      </w:r>
      <w:r w:rsidR="00FB7799">
        <w:rPr>
          <w:rFonts w:hint="eastAsia"/>
          <w:lang w:eastAsia="zh-CN"/>
        </w:rPr>
        <w:t>信噪比图</w:t>
      </w:r>
      <w:r w:rsidR="008C036F">
        <w:rPr>
          <w:rFonts w:hint="eastAsia"/>
          <w:lang w:eastAsia="zh-CN"/>
        </w:rPr>
        <w:t>（图4-6）可见</w:t>
      </w:r>
      <w:r w:rsidR="00FB7799">
        <w:rPr>
          <w:rFonts w:hint="eastAsia"/>
          <w:lang w:eastAsia="zh-CN"/>
        </w:rPr>
        <w:t>，</w:t>
      </w:r>
      <w:r w:rsidR="00A52DCA">
        <w:rPr>
          <w:rFonts w:hint="eastAsia"/>
          <w:lang w:eastAsia="zh-CN"/>
        </w:rPr>
        <w:t>北冰洋及南极大陆边缘等</w:t>
      </w:r>
      <w:r w:rsidR="0043567B">
        <w:rPr>
          <w:rFonts w:hint="eastAsia"/>
          <w:lang w:eastAsia="zh-CN"/>
        </w:rPr>
        <w:t>海域</w:t>
      </w:r>
      <w:r w:rsidR="00FB7799">
        <w:rPr>
          <w:rFonts w:hint="eastAsia"/>
          <w:lang w:eastAsia="zh-CN"/>
        </w:rPr>
        <w:t>饵料鱼生物量</w:t>
      </w:r>
      <w:r w:rsidR="0043567B">
        <w:rPr>
          <w:rFonts w:hint="eastAsia"/>
          <w:lang w:eastAsia="zh-CN"/>
        </w:rPr>
        <w:t>至本世纪</w:t>
      </w:r>
      <w:r w:rsidR="00FA5F5A">
        <w:rPr>
          <w:rFonts w:hint="eastAsia"/>
          <w:lang w:eastAsia="zh-CN"/>
        </w:rPr>
        <w:t>末期信号变化不明显，</w:t>
      </w:r>
      <w:r w:rsidR="00C90A5E">
        <w:rPr>
          <w:rFonts w:hint="eastAsia"/>
          <w:lang w:eastAsia="zh-CN"/>
        </w:rPr>
        <w:t>且基准期信号</w:t>
      </w:r>
      <w:r w:rsidR="0043567B">
        <w:rPr>
          <w:rFonts w:hint="eastAsia"/>
          <w:lang w:eastAsia="zh-CN"/>
        </w:rPr>
        <w:t>也很低</w:t>
      </w:r>
      <w:r w:rsidR="00FA5F5A">
        <w:rPr>
          <w:rFonts w:hint="eastAsia"/>
          <w:lang w:eastAsia="zh-CN"/>
        </w:rPr>
        <w:t>，</w:t>
      </w:r>
      <w:r w:rsidR="00C90A5E">
        <w:rPr>
          <w:rFonts w:hint="eastAsia"/>
          <w:lang w:eastAsia="zh-CN"/>
        </w:rPr>
        <w:t>该区域</w:t>
      </w:r>
      <w:r w:rsidR="0043567B">
        <w:rPr>
          <w:rFonts w:hint="eastAsia"/>
          <w:lang w:eastAsia="zh-CN"/>
        </w:rPr>
        <w:t>显示的</w:t>
      </w:r>
      <w:r w:rsidR="00C90A5E">
        <w:rPr>
          <w:rFonts w:hint="eastAsia"/>
          <w:lang w:eastAsia="zh-CN"/>
        </w:rPr>
        <w:t>ToE</w:t>
      </w:r>
      <w:r w:rsidR="0043567B">
        <w:rPr>
          <w:rFonts w:hint="eastAsia"/>
          <w:lang w:eastAsia="zh-CN"/>
        </w:rPr>
        <w:t>主要</w:t>
      </w:r>
      <w:r w:rsidR="00C90A5E">
        <w:rPr>
          <w:rFonts w:hint="eastAsia"/>
          <w:lang w:eastAsia="zh-CN"/>
        </w:rPr>
        <w:t>由于自然变率</w:t>
      </w:r>
      <w:r w:rsidR="0043567B">
        <w:rPr>
          <w:rFonts w:hint="eastAsia"/>
          <w:lang w:eastAsia="zh-CN"/>
        </w:rPr>
        <w:t>过低而凸显了其微弱变化。同时，尽管</w:t>
      </w:r>
      <w:r w:rsidR="00FA5F5A">
        <w:rPr>
          <w:rFonts w:hint="eastAsia"/>
          <w:lang w:eastAsia="zh-CN"/>
        </w:rPr>
        <w:t>秘鲁-智利上升流区域</w:t>
      </w:r>
      <w:r w:rsidR="0043567B">
        <w:rPr>
          <w:rFonts w:hint="eastAsia"/>
          <w:lang w:eastAsia="zh-CN"/>
        </w:rPr>
        <w:t>饵料鱼生物量变化明显</w:t>
      </w:r>
      <w:r w:rsidR="00ED7617">
        <w:rPr>
          <w:rFonts w:hint="eastAsia"/>
          <w:lang w:eastAsia="zh-CN"/>
        </w:rPr>
        <w:t>，但</w:t>
      </w:r>
      <w:r w:rsidR="00FA5F5A">
        <w:rPr>
          <w:rFonts w:hint="eastAsia"/>
          <w:lang w:eastAsia="zh-CN"/>
        </w:rPr>
        <w:t>其</w:t>
      </w:r>
      <w:r w:rsidR="002731E2">
        <w:rPr>
          <w:rFonts w:hint="eastAsia"/>
          <w:lang w:eastAsia="zh-CN"/>
        </w:rPr>
        <w:t>在ENSO影响下区域自然变率极</w:t>
      </w:r>
      <w:r w:rsidR="0043567B">
        <w:rPr>
          <w:rFonts w:hint="eastAsia"/>
          <w:lang w:eastAsia="zh-CN"/>
        </w:rPr>
        <w:t>高</w:t>
      </w:r>
      <w:r w:rsidR="00C90A5E">
        <w:rPr>
          <w:rFonts w:hint="eastAsia"/>
          <w:lang w:eastAsia="zh-CN"/>
        </w:rPr>
        <w:t>，</w:t>
      </w:r>
      <w:r w:rsidR="00850652" w:rsidRPr="00850652">
        <w:rPr>
          <w:lang w:eastAsia="zh-CN"/>
        </w:rPr>
        <w:t>导致长期趋势始终未能稳定超过噪声范围，因此没有识别到</w:t>
      </w:r>
      <w:r w:rsidR="00850652">
        <w:rPr>
          <w:rFonts w:hint="eastAsia"/>
          <w:lang w:eastAsia="zh-CN"/>
        </w:rPr>
        <w:t>明显</w:t>
      </w:r>
      <w:r w:rsidR="00850652" w:rsidRPr="00850652">
        <w:rPr>
          <w:lang w:eastAsia="zh-CN"/>
        </w:rPr>
        <w:t>ToE</w:t>
      </w:r>
      <w:r w:rsidR="0043567B">
        <w:rPr>
          <w:rFonts w:hint="eastAsia"/>
          <w:lang w:eastAsia="zh-CN"/>
        </w:rPr>
        <w:t>。</w:t>
      </w:r>
      <w:r w:rsidR="009C3D73">
        <w:rPr>
          <w:rFonts w:hint="eastAsia"/>
          <w:lang w:eastAsia="zh-CN"/>
        </w:rPr>
        <w:t>整体来看，</w:t>
      </w:r>
      <w:r w:rsidR="004E3C56">
        <w:rPr>
          <w:rFonts w:hint="eastAsia"/>
          <w:lang w:eastAsia="zh-CN"/>
        </w:rPr>
        <w:t>饵料鱼</w:t>
      </w:r>
      <w:r w:rsidR="009C3D73">
        <w:rPr>
          <w:rFonts w:hint="eastAsia"/>
          <w:lang w:eastAsia="zh-CN"/>
        </w:rPr>
        <w:t>ToE空间分布与中型浮游动物相似，但与中性浮游动物ToE相比普遍更早。</w:t>
      </w:r>
      <w:r w:rsidR="004E3C56">
        <w:rPr>
          <w:rFonts w:hint="eastAsia"/>
          <w:lang w:eastAsia="zh-CN"/>
        </w:rPr>
        <w:t>由于</w:t>
      </w:r>
      <w:r w:rsidR="009C3D73">
        <w:rPr>
          <w:rFonts w:hint="eastAsia"/>
          <w:lang w:eastAsia="zh-CN"/>
        </w:rPr>
        <w:t>饵料鱼</w:t>
      </w:r>
      <w:r w:rsidR="00C21D2C">
        <w:rPr>
          <w:rFonts w:hint="eastAsia"/>
          <w:lang w:eastAsia="zh-CN"/>
        </w:rPr>
        <w:t>与</w:t>
      </w:r>
      <w:r w:rsidR="004E3C56">
        <w:rPr>
          <w:rFonts w:hint="eastAsia"/>
          <w:lang w:eastAsia="zh-CN"/>
        </w:rPr>
        <w:t>中型浮游动物</w:t>
      </w:r>
      <w:r w:rsidR="00C21D2C">
        <w:rPr>
          <w:rFonts w:hint="eastAsia"/>
          <w:lang w:eastAsia="zh-CN"/>
        </w:rPr>
        <w:t>之间</w:t>
      </w:r>
      <w:r w:rsidR="004E3C56">
        <w:rPr>
          <w:rFonts w:hint="eastAsia"/>
          <w:lang w:eastAsia="zh-CN"/>
        </w:rPr>
        <w:t>存在</w:t>
      </w:r>
      <w:r w:rsidR="00C21D2C">
        <w:rPr>
          <w:rFonts w:hint="eastAsia"/>
          <w:lang w:eastAsia="zh-CN"/>
        </w:rPr>
        <w:t>直接</w:t>
      </w:r>
      <w:r w:rsidR="004E3C56">
        <w:rPr>
          <w:rFonts w:hint="eastAsia"/>
          <w:lang w:eastAsia="zh-CN"/>
        </w:rPr>
        <w:t>捕食关系，</w:t>
      </w:r>
      <w:r w:rsidR="00C21D2C">
        <w:rPr>
          <w:rFonts w:hint="eastAsia"/>
          <w:lang w:eastAsia="zh-CN"/>
        </w:rPr>
        <w:t>其不仅受到</w:t>
      </w:r>
      <w:r w:rsidR="004E3C56">
        <w:rPr>
          <w:rFonts w:hint="eastAsia"/>
          <w:lang w:eastAsia="zh-CN"/>
        </w:rPr>
        <w:t>营养级</w:t>
      </w:r>
      <w:r w:rsidR="00F92BED">
        <w:rPr>
          <w:rFonts w:hint="eastAsia"/>
          <w:lang w:eastAsia="zh-CN"/>
        </w:rPr>
        <w:t>的</w:t>
      </w:r>
      <w:r w:rsidR="004E3C56">
        <w:rPr>
          <w:rFonts w:hint="eastAsia"/>
          <w:lang w:eastAsia="zh-CN"/>
        </w:rPr>
        <w:t>放大</w:t>
      </w:r>
      <w:r w:rsidR="00F10385">
        <w:rPr>
          <w:rFonts w:hint="eastAsia"/>
          <w:lang w:eastAsia="zh-CN"/>
        </w:rPr>
        <w:t>效应</w:t>
      </w:r>
      <w:r w:rsidR="00C21D2C">
        <w:rPr>
          <w:rFonts w:hint="eastAsia"/>
          <w:lang w:eastAsia="zh-CN"/>
        </w:rPr>
        <w:t>影响，同时还受到上层海洋温度变化</w:t>
      </w:r>
      <w:r w:rsidR="00601754">
        <w:rPr>
          <w:rFonts w:hint="eastAsia"/>
          <w:lang w:eastAsia="zh-CN"/>
        </w:rPr>
        <w:t>调节</w:t>
      </w:r>
      <w:r w:rsidR="00C21D2C">
        <w:rPr>
          <w:rFonts w:hint="eastAsia"/>
          <w:lang w:eastAsia="zh-CN"/>
        </w:rPr>
        <w:t>，</w:t>
      </w:r>
      <w:r w:rsidR="00E8665E">
        <w:rPr>
          <w:rFonts w:hint="eastAsia"/>
          <w:lang w:eastAsia="zh-CN"/>
        </w:rPr>
        <w:t>导致其对气候变化更为敏感</w:t>
      </w:r>
      <w:r w:rsidR="00F10385">
        <w:rPr>
          <w:rFonts w:hint="eastAsia"/>
          <w:lang w:eastAsia="zh-CN"/>
        </w:rPr>
        <w:t>。</w:t>
      </w:r>
    </w:p>
    <w:p w14:paraId="6173D621" w14:textId="38DA3516" w:rsidR="00D85944" w:rsidRDefault="00473603" w:rsidP="00D85944">
      <w:pPr>
        <w:spacing w:after="0" w:line="360" w:lineRule="auto"/>
        <w:ind w:firstLine="420"/>
        <w:rPr>
          <w:lang w:eastAsia="zh-CN"/>
        </w:rPr>
      </w:pPr>
      <w:r>
        <w:rPr>
          <w:rFonts w:hint="eastAsia"/>
          <w:lang w:eastAsia="zh-CN"/>
        </w:rPr>
        <w:t>相比饵料鱼，</w:t>
      </w:r>
      <w:r w:rsidR="003739B4">
        <w:rPr>
          <w:rFonts w:hint="eastAsia"/>
          <w:lang w:eastAsia="zh-CN"/>
        </w:rPr>
        <w:t>浮泳</w:t>
      </w:r>
      <w:r w:rsidR="00FB7799">
        <w:rPr>
          <w:lang w:eastAsia="zh-CN"/>
        </w:rPr>
        <w:t>鱼</w:t>
      </w:r>
      <w:r w:rsidR="00C90A5E">
        <w:rPr>
          <w:rFonts w:hint="eastAsia"/>
          <w:lang w:eastAsia="zh-CN"/>
        </w:rPr>
        <w:t>生物量</w:t>
      </w:r>
      <w:r w:rsidR="004E3C56">
        <w:rPr>
          <w:rFonts w:hint="eastAsia"/>
          <w:lang w:eastAsia="zh-CN"/>
        </w:rPr>
        <w:t>ToE</w:t>
      </w:r>
      <w:r>
        <w:rPr>
          <w:rFonts w:hint="eastAsia"/>
          <w:lang w:eastAsia="zh-CN"/>
        </w:rPr>
        <w:t>的空间</w:t>
      </w:r>
      <w:r w:rsidR="004E3C56">
        <w:rPr>
          <w:rFonts w:hint="eastAsia"/>
          <w:lang w:eastAsia="zh-CN"/>
        </w:rPr>
        <w:t>分布</w:t>
      </w:r>
      <w:r>
        <w:rPr>
          <w:rFonts w:hint="eastAsia"/>
          <w:lang w:eastAsia="zh-CN"/>
        </w:rPr>
        <w:t>更加零散</w:t>
      </w:r>
      <w:r w:rsidR="002731E2">
        <w:rPr>
          <w:rFonts w:hint="eastAsia"/>
          <w:lang w:eastAsia="zh-CN"/>
        </w:rPr>
        <w:t>。</w:t>
      </w:r>
      <w:r w:rsidR="007665B6">
        <w:rPr>
          <w:rFonts w:hint="eastAsia"/>
          <w:lang w:eastAsia="zh-CN"/>
        </w:rPr>
        <w:t>在</w:t>
      </w:r>
      <w:r w:rsidR="00FB7799">
        <w:rPr>
          <w:lang w:eastAsia="zh-CN"/>
        </w:rPr>
        <w:t>北太平洋、北大西洋、印度洋南部局地和</w:t>
      </w:r>
      <w:r w:rsidR="007665B6">
        <w:rPr>
          <w:rFonts w:hint="eastAsia"/>
          <w:lang w:eastAsia="zh-CN"/>
        </w:rPr>
        <w:t>南太平洋</w:t>
      </w:r>
      <w:r>
        <w:rPr>
          <w:rFonts w:hint="eastAsia"/>
          <w:lang w:eastAsia="zh-CN"/>
        </w:rPr>
        <w:t>等海域均</w:t>
      </w:r>
      <w:r w:rsidR="00FB7799">
        <w:rPr>
          <w:lang w:eastAsia="zh-CN"/>
        </w:rPr>
        <w:t>出现较早</w:t>
      </w:r>
      <w:r w:rsidR="007665B6">
        <w:rPr>
          <w:rFonts w:hint="eastAsia"/>
          <w:lang w:eastAsia="zh-CN"/>
        </w:rPr>
        <w:t>下降方向的ToE</w:t>
      </w:r>
      <w:r>
        <w:rPr>
          <w:rFonts w:hint="eastAsia"/>
          <w:lang w:eastAsia="zh-CN"/>
        </w:rPr>
        <w:t>。部分</w:t>
      </w:r>
      <w:r w:rsidR="00610146">
        <w:rPr>
          <w:rFonts w:hint="eastAsia"/>
          <w:lang w:eastAsia="zh-CN"/>
        </w:rPr>
        <w:t>中低纬</w:t>
      </w:r>
      <w:r>
        <w:rPr>
          <w:rFonts w:hint="eastAsia"/>
          <w:lang w:eastAsia="zh-CN"/>
        </w:rPr>
        <w:t>海域</w:t>
      </w:r>
      <w:r w:rsidR="00610146">
        <w:rPr>
          <w:rFonts w:hint="eastAsia"/>
          <w:lang w:eastAsia="zh-CN"/>
        </w:rPr>
        <w:t>浮泳鱼</w:t>
      </w:r>
      <w:r w:rsidR="007665B6">
        <w:rPr>
          <w:rFonts w:hint="eastAsia"/>
          <w:lang w:eastAsia="zh-CN"/>
        </w:rPr>
        <w:t>在1980年前就超过自然变率</w:t>
      </w:r>
      <w:r w:rsidR="00610146">
        <w:rPr>
          <w:rFonts w:hint="eastAsia"/>
          <w:lang w:eastAsia="zh-CN"/>
        </w:rPr>
        <w:t>。结合</w:t>
      </w:r>
      <w:r w:rsidR="00C90A5E">
        <w:rPr>
          <w:rFonts w:hint="eastAsia"/>
          <w:lang w:eastAsia="zh-CN"/>
        </w:rPr>
        <w:t>信噪比</w:t>
      </w:r>
      <w:r w:rsidR="00610146">
        <w:rPr>
          <w:rFonts w:hint="eastAsia"/>
          <w:lang w:eastAsia="zh-CN"/>
        </w:rPr>
        <w:t>分析可见</w:t>
      </w:r>
      <w:r w:rsidR="00C90A5E">
        <w:rPr>
          <w:rFonts w:hint="eastAsia"/>
          <w:lang w:eastAsia="zh-CN"/>
        </w:rPr>
        <w:t>，</w:t>
      </w:r>
      <w:r w:rsidR="007665B6">
        <w:rPr>
          <w:rFonts w:hint="eastAsia"/>
          <w:lang w:eastAsia="zh-CN"/>
        </w:rPr>
        <w:t>北太平洋副热带海区和赤道大西洋</w:t>
      </w:r>
      <w:r w:rsidR="00610146">
        <w:rPr>
          <w:rFonts w:hint="eastAsia"/>
          <w:lang w:eastAsia="zh-CN"/>
        </w:rPr>
        <w:t>生物量变化幅度并不显著，</w:t>
      </w:r>
      <w:r w:rsidR="00610146" w:rsidRPr="00610146">
        <w:rPr>
          <w:lang w:eastAsia="zh-CN"/>
        </w:rPr>
        <w:t>但由于基准期噪声较小，因此长期趋势更容易超过自然变率，从而识别到较早</w:t>
      </w:r>
      <w:r w:rsidR="00610146">
        <w:rPr>
          <w:rFonts w:hint="eastAsia"/>
          <w:lang w:eastAsia="zh-CN"/>
        </w:rPr>
        <w:t>ToE。与之相对地，</w:t>
      </w:r>
      <w:r w:rsidR="007665B6">
        <w:rPr>
          <w:rFonts w:hint="eastAsia"/>
          <w:lang w:eastAsia="zh-CN"/>
        </w:rPr>
        <w:t>秘鲁-智利上升流的沿岸区域</w:t>
      </w:r>
      <w:r w:rsidR="00610146">
        <w:rPr>
          <w:rFonts w:hint="eastAsia"/>
          <w:lang w:eastAsia="zh-CN"/>
        </w:rPr>
        <w:t>尽管浮泳鱼生物量变化显著，但由于背景噪声较高，仍未</w:t>
      </w:r>
      <w:r w:rsidR="007665B6">
        <w:rPr>
          <w:rFonts w:hint="eastAsia"/>
          <w:lang w:eastAsia="zh-CN"/>
        </w:rPr>
        <w:t>识别到ToE信号</w:t>
      </w:r>
      <w:r w:rsidR="00610146">
        <w:rPr>
          <w:rFonts w:hint="eastAsia"/>
          <w:lang w:eastAsia="zh-CN"/>
        </w:rPr>
        <w:t>。</w:t>
      </w:r>
      <w:r w:rsidR="00C90A5E">
        <w:rPr>
          <w:rFonts w:hint="eastAsia"/>
          <w:lang w:eastAsia="zh-CN"/>
        </w:rPr>
        <w:t>生物量</w:t>
      </w:r>
      <w:r w:rsidR="000C0D63">
        <w:rPr>
          <w:rFonts w:hint="eastAsia"/>
          <w:lang w:eastAsia="zh-CN"/>
        </w:rPr>
        <w:t>上升方向ToE主要</w:t>
      </w:r>
      <w:r w:rsidR="00610146">
        <w:rPr>
          <w:rFonts w:hint="eastAsia"/>
          <w:lang w:eastAsia="zh-CN"/>
        </w:rPr>
        <w:t>分布于</w:t>
      </w:r>
      <w:r w:rsidR="000C0D63">
        <w:rPr>
          <w:rFonts w:hint="eastAsia"/>
          <w:lang w:eastAsia="zh-CN"/>
        </w:rPr>
        <w:t>南极绕极流</w:t>
      </w:r>
      <w:r w:rsidR="00610146">
        <w:rPr>
          <w:rFonts w:hint="eastAsia"/>
          <w:lang w:eastAsia="zh-CN"/>
        </w:rPr>
        <w:t>局部</w:t>
      </w:r>
      <w:r w:rsidR="000C0D63">
        <w:rPr>
          <w:rFonts w:hint="eastAsia"/>
          <w:lang w:eastAsia="zh-CN"/>
        </w:rPr>
        <w:t>区域，</w:t>
      </w:r>
      <w:r w:rsidR="00610146">
        <w:rPr>
          <w:rFonts w:hint="eastAsia"/>
          <w:lang w:eastAsia="zh-CN"/>
        </w:rPr>
        <w:t>但其ToE相对较晚，</w:t>
      </w:r>
      <w:r w:rsidR="000C0D63">
        <w:rPr>
          <w:rFonts w:hint="eastAsia"/>
          <w:lang w:eastAsia="zh-CN"/>
        </w:rPr>
        <w:t>集中在2000年左右</w:t>
      </w:r>
      <w:r w:rsidR="004A6501">
        <w:rPr>
          <w:rFonts w:hint="eastAsia"/>
          <w:lang w:eastAsia="zh-CN"/>
        </w:rPr>
        <w:t>。</w:t>
      </w:r>
      <w:r w:rsidR="000C0D63">
        <w:rPr>
          <w:rFonts w:hint="eastAsia"/>
          <w:lang w:eastAsia="zh-CN"/>
        </w:rPr>
        <w:t>相较于中型浮游动物</w:t>
      </w:r>
      <w:r w:rsidR="00F10385">
        <w:rPr>
          <w:rFonts w:hint="eastAsia"/>
          <w:lang w:eastAsia="zh-CN"/>
        </w:rPr>
        <w:t>和饵料鱼</w:t>
      </w:r>
      <w:r w:rsidR="004E3C56">
        <w:rPr>
          <w:rFonts w:hint="eastAsia"/>
          <w:lang w:eastAsia="zh-CN"/>
        </w:rPr>
        <w:t>，</w:t>
      </w:r>
      <w:r w:rsidR="004A6501">
        <w:rPr>
          <w:rFonts w:hint="eastAsia"/>
          <w:lang w:eastAsia="zh-CN"/>
        </w:rPr>
        <w:t>浮泳鱼ToE</w:t>
      </w:r>
      <w:r w:rsidR="000C0D63">
        <w:rPr>
          <w:rFonts w:hint="eastAsia"/>
          <w:lang w:eastAsia="zh-CN"/>
        </w:rPr>
        <w:t>年份</w:t>
      </w:r>
      <w:r w:rsidR="004A6501">
        <w:rPr>
          <w:rFonts w:hint="eastAsia"/>
          <w:lang w:eastAsia="zh-CN"/>
        </w:rPr>
        <w:t>往往</w:t>
      </w:r>
      <w:r w:rsidR="000C0D63">
        <w:rPr>
          <w:rFonts w:hint="eastAsia"/>
          <w:lang w:eastAsia="zh-CN"/>
        </w:rPr>
        <w:t>更早。</w:t>
      </w:r>
      <w:r w:rsidR="00D85944">
        <w:rPr>
          <w:rFonts w:hint="eastAsia"/>
          <w:lang w:eastAsia="zh-CN"/>
        </w:rPr>
        <w:t>这表</w:t>
      </w:r>
      <w:r w:rsidR="00D85944" w:rsidRPr="00D85944">
        <w:rPr>
          <w:lang w:eastAsia="zh-CN"/>
        </w:rPr>
        <w:t>明高营养级生物对环境变化的综合响应更强。由于</w:t>
      </w:r>
      <w:r w:rsidR="00D85944">
        <w:rPr>
          <w:rFonts w:hint="eastAsia"/>
          <w:lang w:eastAsia="zh-CN"/>
        </w:rPr>
        <w:t>浮泳</w:t>
      </w:r>
      <w:r w:rsidR="00D85944" w:rsidRPr="00D85944">
        <w:rPr>
          <w:lang w:eastAsia="zh-CN"/>
        </w:rPr>
        <w:t>鱼同时受到食物来源减少和热适宜性下降双重压力，其气候变化信号会在营养级传递过程中进一步放大，从而</w:t>
      </w:r>
      <w:r w:rsidR="007665B6">
        <w:rPr>
          <w:rFonts w:hint="eastAsia"/>
          <w:lang w:eastAsia="zh-CN"/>
        </w:rPr>
        <w:t>使得信号较早超过自然变率</w:t>
      </w:r>
      <w:r w:rsidR="000C0D63">
        <w:rPr>
          <w:rFonts w:hint="eastAsia"/>
          <w:lang w:eastAsia="zh-CN"/>
        </w:rPr>
        <w:t>。</w:t>
      </w:r>
    </w:p>
    <w:p w14:paraId="7A8B478F" w14:textId="3CFF899D" w:rsidR="00406ED5" w:rsidRDefault="00FB7799" w:rsidP="00397B6B">
      <w:pPr>
        <w:spacing w:after="0" w:line="360" w:lineRule="auto"/>
        <w:ind w:firstLine="420"/>
        <w:rPr>
          <w:lang w:eastAsia="zh-CN"/>
        </w:rPr>
      </w:pPr>
      <w:r>
        <w:rPr>
          <w:lang w:eastAsia="zh-CN"/>
        </w:rPr>
        <w:t>底栖鱼</w:t>
      </w:r>
      <w:r w:rsidR="00BC3352">
        <w:rPr>
          <w:rFonts w:hint="eastAsia"/>
          <w:lang w:eastAsia="zh-CN"/>
        </w:rPr>
        <w:t>变化主要受</w:t>
      </w:r>
      <w:r>
        <w:rPr>
          <w:lang w:eastAsia="zh-CN"/>
        </w:rPr>
        <w:t>底层温度和近岸底层颗粒有机碳通量</w:t>
      </w:r>
      <w:r w:rsidR="00BC3352">
        <w:rPr>
          <w:rFonts w:hint="eastAsia"/>
          <w:lang w:eastAsia="zh-CN"/>
        </w:rPr>
        <w:t>影响，生物量主要分布于近岸及大陆架海区。</w:t>
      </w:r>
      <w:r w:rsidR="00A02B15">
        <w:rPr>
          <w:rFonts w:hint="eastAsia"/>
          <w:lang w:eastAsia="zh-CN"/>
        </w:rPr>
        <w:t>开阔大洋识别到的</w:t>
      </w:r>
      <w:r w:rsidR="00BC3352">
        <w:rPr>
          <w:rFonts w:hint="eastAsia"/>
          <w:lang w:eastAsia="zh-CN"/>
        </w:rPr>
        <w:t>底栖鱼</w:t>
      </w:r>
      <w:r w:rsidR="00A02B15">
        <w:rPr>
          <w:rFonts w:hint="eastAsia"/>
          <w:lang w:eastAsia="zh-CN"/>
        </w:rPr>
        <w:t>ToE信号</w:t>
      </w:r>
      <w:r w:rsidR="00BC3352">
        <w:rPr>
          <w:rFonts w:hint="eastAsia"/>
          <w:lang w:eastAsia="zh-CN"/>
        </w:rPr>
        <w:t>主要由于其基准期生物量及自然变率过低。本研究仅关注具有明确生态意义的高生物量区域。结果显示，尽管在各大陆边缘多存在显著的底栖鱼生物量变化</w:t>
      </w:r>
      <w:r w:rsidR="00A02B15">
        <w:rPr>
          <w:rFonts w:hint="eastAsia"/>
          <w:lang w:eastAsia="zh-CN"/>
        </w:rPr>
        <w:t>，</w:t>
      </w:r>
      <w:r w:rsidR="00BC3352">
        <w:rPr>
          <w:rFonts w:hint="eastAsia"/>
          <w:lang w:eastAsia="zh-CN"/>
        </w:rPr>
        <w:t>因这些区域自然变率高，而未识别到</w:t>
      </w:r>
      <w:r w:rsidR="00A02B15">
        <w:rPr>
          <w:rFonts w:hint="eastAsia"/>
          <w:lang w:eastAsia="zh-CN"/>
        </w:rPr>
        <w:t>ToE。</w:t>
      </w:r>
      <w:r w:rsidR="00DE02D7">
        <w:rPr>
          <w:rFonts w:hint="eastAsia"/>
          <w:lang w:eastAsia="zh-CN"/>
        </w:rPr>
        <w:t>仅在印度洋、北冰洋及南极大陆边缘的近岸区域显示出ToE，且高纬海域ToE同时受升温影响而出现较早。</w:t>
      </w:r>
    </w:p>
    <w:p w14:paraId="3DC09097" w14:textId="3822EE77" w:rsidR="00F867E4" w:rsidRDefault="009B3850" w:rsidP="00F92BED">
      <w:pPr>
        <w:spacing w:after="0" w:line="360" w:lineRule="auto"/>
        <w:ind w:firstLine="420"/>
        <w:rPr>
          <w:lang w:eastAsia="zh-CN"/>
        </w:rPr>
      </w:pPr>
      <w:r>
        <w:rPr>
          <w:rFonts w:hint="eastAsia"/>
          <w:lang w:eastAsia="zh-CN"/>
        </w:rPr>
        <w:lastRenderedPageBreak/>
        <w:t>总而而言，</w:t>
      </w:r>
      <w:r>
        <w:rPr>
          <w:lang w:eastAsia="zh-CN"/>
        </w:rPr>
        <w:t>鱼类</w:t>
      </w:r>
      <w:r w:rsidR="00F92BED">
        <w:rPr>
          <w:rFonts w:hint="eastAsia"/>
          <w:lang w:eastAsia="zh-CN"/>
        </w:rPr>
        <w:t>功能群作为生态系统中的较高营养级，</w:t>
      </w:r>
      <w:r>
        <w:rPr>
          <w:lang w:eastAsia="zh-CN"/>
        </w:rPr>
        <w:t>相比</w:t>
      </w:r>
      <w:r w:rsidR="00F92BED">
        <w:rPr>
          <w:rFonts w:hint="eastAsia"/>
          <w:lang w:eastAsia="zh-CN"/>
        </w:rPr>
        <w:t>环境变量</w:t>
      </w:r>
      <w:r>
        <w:rPr>
          <w:lang w:eastAsia="zh-CN"/>
        </w:rPr>
        <w:t>和低营养级变量，鱼类潜在生物量受到食物、栖息地</w:t>
      </w:r>
      <w:r w:rsidR="00F92BED">
        <w:rPr>
          <w:rFonts w:hint="eastAsia"/>
          <w:lang w:eastAsia="zh-CN"/>
        </w:rPr>
        <w:t>环境</w:t>
      </w:r>
      <w:r>
        <w:rPr>
          <w:lang w:eastAsia="zh-CN"/>
        </w:rPr>
        <w:t>共同影响，所以</w:t>
      </w:r>
      <w:r w:rsidR="00F92BED">
        <w:rPr>
          <w:rFonts w:hint="eastAsia"/>
          <w:lang w:eastAsia="zh-CN"/>
        </w:rPr>
        <w:t>其ToE</w:t>
      </w:r>
      <w:r>
        <w:rPr>
          <w:lang w:eastAsia="zh-CN"/>
        </w:rPr>
        <w:t>在空间上更分散。</w:t>
      </w:r>
      <w:r w:rsidR="00515755">
        <w:rPr>
          <w:rFonts w:hint="eastAsia"/>
          <w:lang w:eastAsia="zh-CN"/>
        </w:rPr>
        <w:t>饵料鱼</w:t>
      </w:r>
      <w:r w:rsidR="00F92BED">
        <w:rPr>
          <w:rFonts w:hint="eastAsia"/>
          <w:lang w:eastAsia="zh-CN"/>
        </w:rPr>
        <w:t>生物量</w:t>
      </w:r>
      <w:r w:rsidR="00515755">
        <w:rPr>
          <w:rFonts w:hint="eastAsia"/>
          <w:lang w:eastAsia="zh-CN"/>
        </w:rPr>
        <w:t>和远洋鱼</w:t>
      </w:r>
      <w:r w:rsidR="00F92BED">
        <w:rPr>
          <w:rFonts w:hint="eastAsia"/>
          <w:lang w:eastAsia="zh-CN"/>
        </w:rPr>
        <w:t>生物量</w:t>
      </w:r>
      <w:r w:rsidR="00515755">
        <w:rPr>
          <w:rFonts w:hint="eastAsia"/>
          <w:lang w:eastAsia="zh-CN"/>
        </w:rPr>
        <w:t>气候变化信号</w:t>
      </w:r>
      <w:r>
        <w:rPr>
          <w:lang w:eastAsia="zh-CN"/>
        </w:rPr>
        <w:t>出现时间的</w:t>
      </w:r>
      <w:r w:rsidR="00515755">
        <w:rPr>
          <w:rFonts w:hint="eastAsia"/>
          <w:lang w:eastAsia="zh-CN"/>
        </w:rPr>
        <w:t>提前是由于营养级的放大效应</w:t>
      </w:r>
      <w:r w:rsidR="00F92BED">
        <w:rPr>
          <w:rFonts w:hint="eastAsia"/>
          <w:lang w:eastAsia="zh-CN"/>
        </w:rPr>
        <w:t>。</w:t>
      </w:r>
      <w:r>
        <w:rPr>
          <w:lang w:eastAsia="zh-CN"/>
        </w:rPr>
        <w:t>低营养级变量</w:t>
      </w:r>
      <w:r w:rsidR="00515755">
        <w:rPr>
          <w:rFonts w:hint="eastAsia"/>
          <w:lang w:eastAsia="zh-CN"/>
        </w:rPr>
        <w:t>在</w:t>
      </w:r>
      <w:r>
        <w:rPr>
          <w:lang w:eastAsia="zh-CN"/>
        </w:rPr>
        <w:t>偏离历史状态之</w:t>
      </w:r>
      <w:r w:rsidR="00515755">
        <w:rPr>
          <w:rFonts w:hint="eastAsia"/>
          <w:lang w:eastAsia="zh-CN"/>
        </w:rPr>
        <w:t>前</w:t>
      </w:r>
      <w:r>
        <w:rPr>
          <w:lang w:eastAsia="zh-CN"/>
        </w:rPr>
        <w:t>，鱼类</w:t>
      </w:r>
      <w:r w:rsidR="00515755">
        <w:rPr>
          <w:rFonts w:hint="eastAsia"/>
          <w:lang w:eastAsia="zh-CN"/>
        </w:rPr>
        <w:t>受到</w:t>
      </w:r>
      <w:r>
        <w:rPr>
          <w:lang w:eastAsia="zh-CN"/>
        </w:rPr>
        <w:t>食物不足、热压力增强或栖息地转移</w:t>
      </w:r>
      <w:r w:rsidR="00515755">
        <w:rPr>
          <w:rFonts w:hint="eastAsia"/>
          <w:lang w:eastAsia="zh-CN"/>
        </w:rPr>
        <w:t>等多因素压力影响而提前偏离历史状态</w:t>
      </w:r>
      <w:r>
        <w:rPr>
          <w:lang w:eastAsia="zh-CN"/>
        </w:rPr>
        <w:t>。</w:t>
      </w:r>
      <w:r w:rsidR="00F92BED">
        <w:rPr>
          <w:rFonts w:hint="eastAsia"/>
          <w:lang w:eastAsia="zh-CN"/>
        </w:rPr>
        <w:t>而底栖鱼类生物量近岸气候变化信号没有识别到，主要是由于近岸的自然变率太大导致。</w:t>
      </w:r>
    </w:p>
    <w:p w14:paraId="3F048E23" w14:textId="2A440C70" w:rsidR="00406ED5" w:rsidRDefault="00ED40EB" w:rsidP="00ED40EB">
      <w:pPr>
        <w:spacing w:after="0" w:line="360" w:lineRule="auto"/>
        <w:rPr>
          <w:lang w:eastAsia="zh-CN"/>
        </w:rPr>
      </w:pPr>
      <w:r>
        <w:rPr>
          <w:noProof/>
        </w:rPr>
        <w:drawing>
          <wp:anchor distT="0" distB="0" distL="114300" distR="114300" simplePos="0" relativeHeight="251669504" behindDoc="0" locked="0" layoutInCell="1" allowOverlap="1" wp14:anchorId="7373837E" wp14:editId="105B8273">
            <wp:simplePos x="0" y="0"/>
            <wp:positionH relativeFrom="column">
              <wp:posOffset>91440</wp:posOffset>
            </wp:positionH>
            <wp:positionV relativeFrom="paragraph">
              <wp:posOffset>236855</wp:posOffset>
            </wp:positionV>
            <wp:extent cx="6256020" cy="454723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maps_fish_biomass.jpg"/>
                    <pic:cNvPicPr/>
                  </pic:nvPicPr>
                  <pic:blipFill>
                    <a:blip r:embed="rId36"/>
                    <a:stretch>
                      <a:fillRect/>
                    </a:stretch>
                  </pic:blipFill>
                  <pic:spPr>
                    <a:xfrm>
                      <a:off x="0" y="0"/>
                      <a:ext cx="6256020" cy="4547235"/>
                    </a:xfrm>
                    <a:prstGeom prst="rect">
                      <a:avLst/>
                    </a:prstGeom>
                  </pic:spPr>
                </pic:pic>
              </a:graphicData>
            </a:graphic>
            <wp14:sizeRelH relativeFrom="margin">
              <wp14:pctWidth>0</wp14:pctWidth>
            </wp14:sizeRelH>
            <wp14:sizeRelV relativeFrom="margin">
              <wp14:pctHeight>0</wp14:pctHeight>
            </wp14:sizeRelV>
          </wp:anchor>
        </w:drawing>
      </w:r>
    </w:p>
    <w:p w14:paraId="7392BB4B" w14:textId="465ACC8F" w:rsidR="00ED40EB" w:rsidRDefault="00000000" w:rsidP="00DD1E0D">
      <w:pPr>
        <w:keepLines/>
        <w:spacing w:after="0" w:line="360" w:lineRule="auto"/>
        <w:jc w:val="center"/>
        <w:rPr>
          <w:b/>
          <w:sz w:val="21"/>
          <w:lang w:eastAsia="zh-CN"/>
        </w:rPr>
      </w:pPr>
      <w:r>
        <w:rPr>
          <w:b/>
          <w:sz w:val="21"/>
          <w:lang w:eastAsia="zh-CN"/>
        </w:rPr>
        <w:t>图 4-5 鱼类功能群生物量上升与下降方向出现时间空间分布</w:t>
      </w:r>
      <w:r w:rsidR="00ED40EB">
        <w:rPr>
          <w:rFonts w:hint="eastAsia"/>
          <w:b/>
          <w:sz w:val="21"/>
          <w:lang w:eastAsia="zh-CN"/>
        </w:rPr>
        <w:t>图</w:t>
      </w:r>
    </w:p>
    <w:p w14:paraId="2CCD9AC6" w14:textId="0A8C3852" w:rsidR="00406ED5" w:rsidRDefault="00000000" w:rsidP="00DD1E0D">
      <w:pPr>
        <w:keepLines/>
        <w:spacing w:after="0" w:line="360" w:lineRule="auto"/>
        <w:jc w:val="center"/>
        <w:rPr>
          <w:lang w:eastAsia="zh-CN"/>
        </w:rPr>
      </w:pPr>
      <w:r>
        <w:rPr>
          <w:b/>
          <w:sz w:val="21"/>
          <w:lang w:eastAsia="zh-CN"/>
        </w:rPr>
        <w:t>图中</w:t>
      </w:r>
      <w:r w:rsidR="00ED40EB">
        <w:rPr>
          <w:rFonts w:hint="eastAsia"/>
          <w:b/>
          <w:sz w:val="21"/>
          <w:lang w:eastAsia="zh-CN"/>
        </w:rPr>
        <w:t>分别</w:t>
      </w:r>
      <w:r>
        <w:rPr>
          <w:b/>
          <w:sz w:val="21"/>
          <w:lang w:eastAsia="zh-CN"/>
        </w:rPr>
        <w:t>展示饵料鱼</w:t>
      </w:r>
      <w:r w:rsidR="00CC562A">
        <w:rPr>
          <w:rFonts w:hint="eastAsia"/>
          <w:b/>
          <w:sz w:val="21"/>
          <w:lang w:eastAsia="zh-CN"/>
        </w:rPr>
        <w:t>生物量</w:t>
      </w:r>
      <w:r>
        <w:rPr>
          <w:b/>
          <w:sz w:val="21"/>
          <w:lang w:eastAsia="zh-CN"/>
        </w:rPr>
        <w:t>、远洋鱼</w:t>
      </w:r>
      <w:r w:rsidR="00CC562A">
        <w:rPr>
          <w:rFonts w:hint="eastAsia"/>
          <w:b/>
          <w:sz w:val="21"/>
          <w:lang w:eastAsia="zh-CN"/>
        </w:rPr>
        <w:t>生物量</w:t>
      </w:r>
      <w:r>
        <w:rPr>
          <w:b/>
          <w:sz w:val="21"/>
          <w:lang w:eastAsia="zh-CN"/>
        </w:rPr>
        <w:t>和底栖</w:t>
      </w:r>
      <w:r w:rsidR="00CC562A">
        <w:rPr>
          <w:rFonts w:hint="eastAsia"/>
          <w:b/>
          <w:sz w:val="21"/>
          <w:lang w:eastAsia="zh-CN"/>
        </w:rPr>
        <w:t>鱼</w:t>
      </w:r>
      <w:r>
        <w:rPr>
          <w:b/>
          <w:sz w:val="21"/>
          <w:lang w:eastAsia="zh-CN"/>
        </w:rPr>
        <w:t>生物量</w:t>
      </w:r>
    </w:p>
    <w:p w14:paraId="5946DF9C" w14:textId="77777777" w:rsidR="00230750" w:rsidRPr="00ED40EB" w:rsidRDefault="00230750" w:rsidP="00230750">
      <w:pPr>
        <w:spacing w:after="0" w:line="360" w:lineRule="auto"/>
        <w:ind w:firstLine="420"/>
        <w:rPr>
          <w:lang w:eastAsia="zh-CN"/>
        </w:rPr>
      </w:pPr>
    </w:p>
    <w:p w14:paraId="6D05D72A" w14:textId="77777777" w:rsidR="00406ED5" w:rsidRDefault="00000000">
      <w:pPr>
        <w:keepNext/>
        <w:keepLines/>
        <w:jc w:val="center"/>
        <w:rPr>
          <w:lang w:eastAsia="zh-CN"/>
        </w:rPr>
      </w:pPr>
      <w:r>
        <w:rPr>
          <w:noProof/>
        </w:rPr>
        <w:lastRenderedPageBreak/>
        <w:drawing>
          <wp:anchor distT="0" distB="0" distL="114300" distR="114300" simplePos="0" relativeHeight="251670528" behindDoc="0" locked="0" layoutInCell="1" allowOverlap="1" wp14:anchorId="5762D0EF" wp14:editId="7D7C71F5">
            <wp:simplePos x="0" y="0"/>
            <wp:positionH relativeFrom="column">
              <wp:posOffset>88772</wp:posOffset>
            </wp:positionH>
            <wp:positionV relativeFrom="paragraph">
              <wp:posOffset>221615</wp:posOffset>
            </wp:positionV>
            <wp:extent cx="6152515" cy="3759510"/>
            <wp:effectExtent l="0" t="0" r="63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oe_diagnostics_fish_biomass.jpg"/>
                    <pic:cNvPicPr/>
                  </pic:nvPicPr>
                  <pic:blipFill>
                    <a:blip r:embed="rId37"/>
                    <a:stretch>
                      <a:fillRect/>
                    </a:stretch>
                  </pic:blipFill>
                  <pic:spPr>
                    <a:xfrm>
                      <a:off x="0" y="0"/>
                      <a:ext cx="6152515" cy="3759510"/>
                    </a:xfrm>
                    <a:prstGeom prst="rect">
                      <a:avLst/>
                    </a:prstGeom>
                  </pic:spPr>
                </pic:pic>
              </a:graphicData>
            </a:graphic>
          </wp:anchor>
        </w:drawing>
      </w:r>
    </w:p>
    <w:p w14:paraId="0E4E63E6" w14:textId="77777777" w:rsidR="00AA2168" w:rsidRDefault="00000000" w:rsidP="00DD1E0D">
      <w:pPr>
        <w:keepLines/>
        <w:spacing w:after="0" w:line="360" w:lineRule="auto"/>
        <w:jc w:val="center"/>
        <w:rPr>
          <w:b/>
          <w:sz w:val="21"/>
          <w:lang w:eastAsia="zh-CN"/>
        </w:rPr>
      </w:pPr>
      <w:r>
        <w:rPr>
          <w:b/>
          <w:sz w:val="21"/>
          <w:lang w:eastAsia="zh-CN"/>
        </w:rPr>
        <w:t>图 4-6 鱼类功能群生物量出现时间与信噪比结果</w:t>
      </w:r>
      <w:r w:rsidR="00AA2168">
        <w:rPr>
          <w:rFonts w:hint="eastAsia"/>
          <w:b/>
          <w:sz w:val="21"/>
          <w:lang w:eastAsia="zh-CN"/>
        </w:rPr>
        <w:t>图</w:t>
      </w:r>
    </w:p>
    <w:p w14:paraId="1DE0FB74" w14:textId="0C74BCE7" w:rsidR="00C77D43" w:rsidRDefault="00000000" w:rsidP="00DD1E0D">
      <w:pPr>
        <w:keepLines/>
        <w:spacing w:after="0" w:line="360" w:lineRule="auto"/>
        <w:jc w:val="center"/>
        <w:rPr>
          <w:lang w:eastAsia="zh-CN"/>
        </w:rPr>
      </w:pPr>
      <w:r>
        <w:rPr>
          <w:b/>
          <w:sz w:val="21"/>
          <w:lang w:eastAsia="zh-CN"/>
        </w:rPr>
        <w:t>图中</w:t>
      </w:r>
      <w:r w:rsidR="00AA2168">
        <w:rPr>
          <w:rFonts w:hint="eastAsia"/>
          <w:b/>
          <w:sz w:val="21"/>
          <w:lang w:eastAsia="zh-CN"/>
        </w:rPr>
        <w:t>分别</w:t>
      </w:r>
      <w:r w:rsidR="00C77D43">
        <w:rPr>
          <w:b/>
          <w:sz w:val="21"/>
          <w:lang w:eastAsia="zh-CN"/>
        </w:rPr>
        <w:t>展示饵料鱼</w:t>
      </w:r>
      <w:r w:rsidR="00C77D43">
        <w:rPr>
          <w:rFonts w:hint="eastAsia"/>
          <w:b/>
          <w:sz w:val="21"/>
          <w:lang w:eastAsia="zh-CN"/>
        </w:rPr>
        <w:t>生物量</w:t>
      </w:r>
      <w:r w:rsidR="00C77D43">
        <w:rPr>
          <w:b/>
          <w:sz w:val="21"/>
          <w:lang w:eastAsia="zh-CN"/>
        </w:rPr>
        <w:t>、远洋鱼</w:t>
      </w:r>
      <w:r w:rsidR="00C77D43">
        <w:rPr>
          <w:rFonts w:hint="eastAsia"/>
          <w:b/>
          <w:sz w:val="21"/>
          <w:lang w:eastAsia="zh-CN"/>
        </w:rPr>
        <w:t>生物量</w:t>
      </w:r>
      <w:r w:rsidR="00C77D43">
        <w:rPr>
          <w:b/>
          <w:sz w:val="21"/>
          <w:lang w:eastAsia="zh-CN"/>
        </w:rPr>
        <w:t>和底栖</w:t>
      </w:r>
      <w:r w:rsidR="00C77D43">
        <w:rPr>
          <w:rFonts w:hint="eastAsia"/>
          <w:b/>
          <w:sz w:val="21"/>
          <w:lang w:eastAsia="zh-CN"/>
        </w:rPr>
        <w:t>鱼</w:t>
      </w:r>
      <w:r w:rsidR="00C77D43">
        <w:rPr>
          <w:b/>
          <w:sz w:val="21"/>
          <w:lang w:eastAsia="zh-CN"/>
        </w:rPr>
        <w:t>生物量</w:t>
      </w:r>
    </w:p>
    <w:p w14:paraId="1C82FD6F" w14:textId="5B1B6642" w:rsidR="00406ED5" w:rsidRPr="00C77D43" w:rsidRDefault="00406ED5" w:rsidP="00F17457">
      <w:pPr>
        <w:keepLines/>
        <w:spacing w:line="360" w:lineRule="auto"/>
        <w:jc w:val="center"/>
        <w:rPr>
          <w:lang w:eastAsia="zh-CN"/>
        </w:rPr>
        <w:sectPr w:rsidR="00406ED5" w:rsidRPr="00C77D43">
          <w:headerReference w:type="even" r:id="rId38"/>
          <w:headerReference w:type="default" r:id="rId39"/>
          <w:footerReference w:type="even" r:id="rId40"/>
          <w:footerReference w:type="default" r:id="rId41"/>
          <w:pgSz w:w="12240" w:h="15840"/>
          <w:pgMar w:top="1417" w:right="1134" w:bottom="1134" w:left="1417" w:header="720" w:footer="720" w:gutter="0"/>
          <w:pgNumType w:start="1"/>
          <w:cols w:space="720"/>
          <w:docGrid w:linePitch="360"/>
        </w:sectPr>
      </w:pPr>
    </w:p>
    <w:p w14:paraId="684140F9" w14:textId="77777777" w:rsidR="00406ED5" w:rsidRDefault="00000000">
      <w:pPr>
        <w:keepNext/>
        <w:spacing w:before="120" w:after="120" w:line="480" w:lineRule="auto"/>
        <w:rPr>
          <w:lang w:eastAsia="zh-CN"/>
        </w:rPr>
      </w:pPr>
      <w:r>
        <w:rPr>
          <w:rFonts w:ascii="黑体" w:eastAsia="黑体" w:hAnsi="黑体"/>
          <w:b/>
          <w:sz w:val="30"/>
          <w:lang w:eastAsia="zh-CN"/>
        </w:rPr>
        <w:lastRenderedPageBreak/>
        <w:t>5、结论与不足</w:t>
      </w:r>
    </w:p>
    <w:p w14:paraId="11902E1B" w14:textId="44EBFC69" w:rsidR="001C3F32" w:rsidRDefault="001C3F32" w:rsidP="00D2757A">
      <w:pPr>
        <w:spacing w:after="0" w:line="360" w:lineRule="auto"/>
        <w:ind w:firstLine="420"/>
        <w:jc w:val="both"/>
        <w:rPr>
          <w:lang w:eastAsia="zh-CN"/>
        </w:rPr>
      </w:pPr>
      <w:r w:rsidRPr="001C3F32">
        <w:rPr>
          <w:lang w:eastAsia="zh-CN"/>
        </w:rPr>
        <w:t>本研究围绕全球海洋生态系统气候变化信号的空间格局及其出现时间展开分析，从环境变量、低营养级变量以及鱼类功能群三个层级系统讨论了气候变化信号在海洋食物网中的传播过程及其营养级放大特征</w:t>
      </w:r>
      <w:r>
        <w:rPr>
          <w:rFonts w:hint="eastAsia"/>
          <w:lang w:eastAsia="zh-CN"/>
        </w:rPr>
        <w:t>。</w:t>
      </w:r>
    </w:p>
    <w:p w14:paraId="0EAF0DF2" w14:textId="16134990" w:rsidR="00B917AC" w:rsidRDefault="00CA205E" w:rsidP="00D2757A">
      <w:pPr>
        <w:spacing w:after="0" w:line="360" w:lineRule="auto"/>
        <w:ind w:firstLine="420"/>
        <w:jc w:val="both"/>
        <w:rPr>
          <w:lang w:eastAsia="zh-CN"/>
        </w:rPr>
      </w:pPr>
      <w:r>
        <w:rPr>
          <w:rFonts w:hint="eastAsia"/>
          <w:lang w:eastAsia="zh-CN"/>
        </w:rPr>
        <w:t>对于</w:t>
      </w:r>
      <w:r w:rsidR="00F17457">
        <w:rPr>
          <w:lang w:eastAsia="zh-CN"/>
        </w:rPr>
        <w:t>环境背景</w:t>
      </w:r>
      <w:r>
        <w:rPr>
          <w:rFonts w:hint="eastAsia"/>
          <w:lang w:eastAsia="zh-CN"/>
        </w:rPr>
        <w:t>来说</w:t>
      </w:r>
      <w:r w:rsidR="00F17457">
        <w:rPr>
          <w:lang w:eastAsia="zh-CN"/>
        </w:rPr>
        <w:t>，</w:t>
      </w:r>
      <w:r>
        <w:rPr>
          <w:rFonts w:hint="eastAsia"/>
          <w:lang w:eastAsia="zh-CN"/>
        </w:rPr>
        <w:t>上层150m平均海洋</w:t>
      </w:r>
      <w:r w:rsidR="00F17457">
        <w:rPr>
          <w:lang w:eastAsia="zh-CN"/>
        </w:rPr>
        <w:t>温度</w:t>
      </w:r>
      <w:r>
        <w:rPr>
          <w:rFonts w:hint="eastAsia"/>
          <w:lang w:eastAsia="zh-CN"/>
        </w:rPr>
        <w:t>和底层海洋温度的</w:t>
      </w:r>
      <w:r w:rsidR="00F17457">
        <w:rPr>
          <w:lang w:eastAsia="zh-CN"/>
        </w:rPr>
        <w:t>信号最稳定、</w:t>
      </w:r>
      <w:r w:rsidR="003260FC">
        <w:rPr>
          <w:rFonts w:hint="eastAsia"/>
          <w:lang w:eastAsia="zh-CN"/>
        </w:rPr>
        <w:t>全球年平均时间序列</w:t>
      </w:r>
      <w:r w:rsidR="00F17457">
        <w:rPr>
          <w:rFonts w:hint="eastAsia"/>
          <w:lang w:eastAsia="zh-CN"/>
        </w:rPr>
        <w:t>较早</w:t>
      </w:r>
      <w:r w:rsidR="00F17457">
        <w:rPr>
          <w:lang w:eastAsia="zh-CN"/>
        </w:rPr>
        <w:t>出现</w:t>
      </w:r>
      <w:r>
        <w:rPr>
          <w:rFonts w:hint="eastAsia"/>
          <w:lang w:eastAsia="zh-CN"/>
        </w:rPr>
        <w:t>上升的长期趋势</w:t>
      </w:r>
      <w:r w:rsidR="00B917AC">
        <w:rPr>
          <w:rFonts w:hint="eastAsia"/>
          <w:lang w:eastAsia="zh-CN"/>
        </w:rPr>
        <w:t>。</w:t>
      </w:r>
      <w:r w:rsidR="00B917AC" w:rsidRPr="007E5AB7">
        <w:rPr>
          <w:rFonts w:hint="eastAsia"/>
          <w:lang w:eastAsia="zh-CN"/>
        </w:rPr>
        <w:t>其中，上层</w:t>
      </w:r>
      <w:r w:rsidR="00B917AC" w:rsidRPr="007E5AB7">
        <w:rPr>
          <w:lang w:eastAsia="zh-CN"/>
        </w:rPr>
        <w:t>150m</w:t>
      </w:r>
      <w:r w:rsidR="00B917AC" w:rsidRPr="007E5AB7">
        <w:rPr>
          <w:rFonts w:hint="eastAsia"/>
          <w:lang w:eastAsia="zh-CN"/>
        </w:rPr>
        <w:t>平均海洋温度由于信号变化强、自然变率较低，因此上升方向</w:t>
      </w:r>
      <w:r w:rsidR="00B917AC" w:rsidRPr="007E5AB7">
        <w:rPr>
          <w:lang w:eastAsia="zh-CN"/>
        </w:rPr>
        <w:t>ToE</w:t>
      </w:r>
      <w:r w:rsidR="00B917AC" w:rsidRPr="007E5AB7">
        <w:rPr>
          <w:rFonts w:hint="eastAsia"/>
          <w:lang w:eastAsia="zh-CN"/>
        </w:rPr>
        <w:t>在</w:t>
      </w:r>
      <w:r w:rsidR="00B917AC" w:rsidRPr="007E5AB7">
        <w:rPr>
          <w:lang w:eastAsia="zh-CN"/>
        </w:rPr>
        <w:t>2000</w:t>
      </w:r>
      <w:r w:rsidR="00B917AC" w:rsidRPr="007E5AB7">
        <w:rPr>
          <w:rFonts w:hint="eastAsia"/>
          <w:lang w:eastAsia="zh-CN"/>
        </w:rPr>
        <w:t>年前后便已在全球大范围海区出现。相比之下，底层海洋温度由于深层热量传播滞后，其</w:t>
      </w:r>
      <w:r w:rsidR="00B917AC" w:rsidRPr="007E5AB7">
        <w:rPr>
          <w:lang w:eastAsia="zh-CN"/>
        </w:rPr>
        <w:t>ToE</w:t>
      </w:r>
      <w:r w:rsidR="00B917AC" w:rsidRPr="007E5AB7">
        <w:rPr>
          <w:rFonts w:hint="eastAsia"/>
          <w:lang w:eastAsia="zh-CN"/>
        </w:rPr>
        <w:t>在南大洋、北冰洋以及太平洋西边界海区整体晚于表层海洋，主要集中于</w:t>
      </w:r>
      <w:r w:rsidR="00B917AC" w:rsidRPr="007E5AB7">
        <w:rPr>
          <w:lang w:eastAsia="zh-CN"/>
        </w:rPr>
        <w:t>2000—2020</w:t>
      </w:r>
      <w:r w:rsidR="00B917AC" w:rsidRPr="007E5AB7">
        <w:rPr>
          <w:rFonts w:hint="eastAsia"/>
          <w:lang w:eastAsia="zh-CN"/>
        </w:rPr>
        <w:t>年之间；但在北大西洋，由于大西洋经向翻转环流</w:t>
      </w:r>
      <w:r w:rsidR="00B917AC">
        <w:rPr>
          <w:rFonts w:hint="eastAsia"/>
          <w:lang w:eastAsia="zh-CN"/>
        </w:rPr>
        <w:t>热量传输效应</w:t>
      </w:r>
      <w:r w:rsidR="00B917AC" w:rsidRPr="007E5AB7">
        <w:rPr>
          <w:rFonts w:hint="eastAsia"/>
          <w:lang w:eastAsia="zh-CN"/>
        </w:rPr>
        <w:t>以及较低</w:t>
      </w:r>
      <w:r w:rsidR="00B917AC">
        <w:rPr>
          <w:rFonts w:hint="eastAsia"/>
          <w:lang w:eastAsia="zh-CN"/>
        </w:rPr>
        <w:t>自然变率共同作用下</w:t>
      </w:r>
      <w:r w:rsidR="00B917AC" w:rsidRPr="007E5AB7">
        <w:rPr>
          <w:rFonts w:hint="eastAsia"/>
          <w:lang w:eastAsia="zh-CN"/>
        </w:rPr>
        <w:t>，底层海洋温度反而在</w:t>
      </w:r>
      <w:r w:rsidR="00B917AC" w:rsidRPr="007E5AB7">
        <w:rPr>
          <w:lang w:eastAsia="zh-CN"/>
        </w:rPr>
        <w:t>1980</w:t>
      </w:r>
      <w:r w:rsidR="00B917AC" w:rsidRPr="007E5AB7">
        <w:rPr>
          <w:rFonts w:hint="eastAsia"/>
          <w:lang w:eastAsia="zh-CN"/>
        </w:rPr>
        <w:t>年前便已识别到上升方向</w:t>
      </w:r>
      <w:r w:rsidR="00B917AC" w:rsidRPr="007E5AB7">
        <w:rPr>
          <w:lang w:eastAsia="zh-CN"/>
        </w:rPr>
        <w:t>ToE</w:t>
      </w:r>
      <w:r w:rsidR="00B917AC" w:rsidRPr="007E5AB7">
        <w:rPr>
          <w:rFonts w:hint="eastAsia"/>
          <w:lang w:eastAsia="zh-CN"/>
        </w:rPr>
        <w:t>。</w:t>
      </w:r>
    </w:p>
    <w:p w14:paraId="32817FF0" w14:textId="3F35C334" w:rsidR="00F15B6C" w:rsidRDefault="00F17457" w:rsidP="00D2757A">
      <w:pPr>
        <w:spacing w:after="0" w:line="360" w:lineRule="auto"/>
        <w:ind w:firstLine="420"/>
        <w:jc w:val="both"/>
        <w:rPr>
          <w:lang w:eastAsia="zh-CN"/>
        </w:rPr>
      </w:pPr>
      <w:r>
        <w:rPr>
          <w:lang w:eastAsia="zh-CN"/>
        </w:rPr>
        <w:t>营养盐</w:t>
      </w:r>
      <w:r w:rsidR="004831E6">
        <w:rPr>
          <w:rFonts w:hint="eastAsia"/>
          <w:lang w:eastAsia="zh-CN"/>
        </w:rPr>
        <w:t>变量</w:t>
      </w:r>
      <w:r w:rsidR="003260FC">
        <w:rPr>
          <w:rFonts w:hint="eastAsia"/>
          <w:lang w:eastAsia="zh-CN"/>
        </w:rPr>
        <w:t>中</w:t>
      </w:r>
      <w:r w:rsidR="004831E6">
        <w:rPr>
          <w:rFonts w:hint="eastAsia"/>
          <w:lang w:eastAsia="zh-CN"/>
        </w:rPr>
        <w:t>，</w:t>
      </w:r>
      <w:r w:rsidR="003260FC">
        <w:rPr>
          <w:rFonts w:hint="eastAsia"/>
          <w:lang w:eastAsia="zh-CN"/>
        </w:rPr>
        <w:t>硝酸盐和硅酸盐由于层化加剧</w:t>
      </w:r>
      <w:r w:rsidR="004831E6">
        <w:rPr>
          <w:rFonts w:hint="eastAsia"/>
          <w:lang w:eastAsia="zh-CN"/>
        </w:rPr>
        <w:t>及高纬浮游植物生长消耗</w:t>
      </w:r>
      <w:r w:rsidR="003260FC">
        <w:rPr>
          <w:rFonts w:hint="eastAsia"/>
          <w:lang w:eastAsia="zh-CN"/>
        </w:rPr>
        <w:t>，</w:t>
      </w:r>
      <w:r w:rsidR="004831E6">
        <w:rPr>
          <w:rFonts w:hint="eastAsia"/>
          <w:lang w:eastAsia="zh-CN"/>
        </w:rPr>
        <w:t>在表层显著下降，尤其</w:t>
      </w:r>
      <w:r w:rsidR="003260FC">
        <w:rPr>
          <w:rFonts w:hint="eastAsia"/>
          <w:lang w:eastAsia="zh-CN"/>
        </w:rPr>
        <w:t>在南北极高纬海区</w:t>
      </w:r>
      <w:r w:rsidR="00F15B6C">
        <w:rPr>
          <w:rFonts w:hint="eastAsia"/>
          <w:lang w:eastAsia="zh-CN"/>
        </w:rPr>
        <w:t>。</w:t>
      </w:r>
      <w:r w:rsidR="00F15B6C" w:rsidRPr="007E5AB7">
        <w:rPr>
          <w:rFonts w:hint="eastAsia"/>
          <w:lang w:eastAsia="zh-CN"/>
        </w:rPr>
        <w:t>硝酸盐下降方向</w:t>
      </w:r>
      <w:r w:rsidR="00F15B6C" w:rsidRPr="007E5AB7">
        <w:rPr>
          <w:lang w:eastAsia="zh-CN"/>
        </w:rPr>
        <w:t>ToE</w:t>
      </w:r>
      <w:r w:rsidR="00F15B6C" w:rsidRPr="007E5AB7">
        <w:rPr>
          <w:rFonts w:hint="eastAsia"/>
          <w:lang w:eastAsia="zh-CN"/>
        </w:rPr>
        <w:t>主要集中在</w:t>
      </w:r>
      <w:r w:rsidR="00F15B6C" w:rsidRPr="007E5AB7">
        <w:rPr>
          <w:lang w:eastAsia="zh-CN"/>
        </w:rPr>
        <w:t>2020—2040</w:t>
      </w:r>
      <w:r w:rsidR="00F15B6C" w:rsidRPr="007E5AB7">
        <w:rPr>
          <w:rFonts w:hint="eastAsia"/>
          <w:lang w:eastAsia="zh-CN"/>
        </w:rPr>
        <w:t>年之间，而硅酸盐</w:t>
      </w:r>
      <w:r w:rsidR="00F15B6C">
        <w:rPr>
          <w:rFonts w:hint="eastAsia"/>
          <w:lang w:eastAsia="zh-CN"/>
        </w:rPr>
        <w:t>受模拟早期硅藻生物消耗增加影响</w:t>
      </w:r>
      <w:r w:rsidR="00F15B6C" w:rsidRPr="007E5AB7">
        <w:rPr>
          <w:rFonts w:hint="eastAsia"/>
          <w:lang w:eastAsia="zh-CN"/>
        </w:rPr>
        <w:t>，其</w:t>
      </w:r>
      <w:r w:rsidR="00F15B6C" w:rsidRPr="007E5AB7">
        <w:rPr>
          <w:lang w:eastAsia="zh-CN"/>
        </w:rPr>
        <w:t>ToE</w:t>
      </w:r>
      <w:r w:rsidR="00F15B6C" w:rsidRPr="007E5AB7">
        <w:rPr>
          <w:rFonts w:hint="eastAsia"/>
          <w:lang w:eastAsia="zh-CN"/>
        </w:rPr>
        <w:t>更早，主要集中于</w:t>
      </w:r>
      <w:r w:rsidR="00F15B6C" w:rsidRPr="007E5AB7">
        <w:rPr>
          <w:lang w:eastAsia="zh-CN"/>
        </w:rPr>
        <w:t>2000—2020</w:t>
      </w:r>
      <w:r w:rsidR="00F15B6C" w:rsidRPr="007E5AB7">
        <w:rPr>
          <w:rFonts w:hint="eastAsia"/>
          <w:lang w:eastAsia="zh-CN"/>
        </w:rPr>
        <w:t>年之间。</w:t>
      </w:r>
      <w:r w:rsidR="00F15B6C">
        <w:rPr>
          <w:rFonts w:hint="eastAsia"/>
          <w:lang w:eastAsia="zh-CN"/>
        </w:rPr>
        <w:t>相比之下，</w:t>
      </w:r>
      <w:r w:rsidR="003260FC">
        <w:rPr>
          <w:rFonts w:hint="eastAsia"/>
          <w:lang w:eastAsia="zh-CN"/>
        </w:rPr>
        <w:t>铁由于不同海区的抵消效应导致全球年平均时间序列出现</w:t>
      </w:r>
      <w:r w:rsidR="00F15B6C">
        <w:rPr>
          <w:rFonts w:hint="eastAsia"/>
          <w:lang w:eastAsia="zh-CN"/>
        </w:rPr>
        <w:t>明显</w:t>
      </w:r>
      <w:r w:rsidR="003260FC">
        <w:rPr>
          <w:rFonts w:hint="eastAsia"/>
          <w:lang w:eastAsia="zh-CN"/>
        </w:rPr>
        <w:t>波动</w:t>
      </w:r>
      <w:r w:rsidR="00F15B6C">
        <w:rPr>
          <w:rFonts w:hint="eastAsia"/>
          <w:lang w:eastAsia="zh-CN"/>
        </w:rPr>
        <w:t>，而难以识别全球长期趋势</w:t>
      </w:r>
      <w:r>
        <w:rPr>
          <w:rFonts w:hint="eastAsia"/>
          <w:lang w:eastAsia="zh-CN"/>
        </w:rPr>
        <w:t>。</w:t>
      </w:r>
      <w:r w:rsidR="00F15B6C" w:rsidRPr="007E5AB7">
        <w:rPr>
          <w:rFonts w:hint="eastAsia"/>
          <w:lang w:eastAsia="zh-CN"/>
        </w:rPr>
        <w:t>空间上则在南大洋和赤道太平洋出现上升方向</w:t>
      </w:r>
      <w:r w:rsidR="00F15B6C" w:rsidRPr="007E5AB7">
        <w:rPr>
          <w:lang w:eastAsia="zh-CN"/>
        </w:rPr>
        <w:t>ToE</w:t>
      </w:r>
      <w:r w:rsidR="00F15B6C" w:rsidRPr="007E5AB7">
        <w:rPr>
          <w:rFonts w:hint="eastAsia"/>
          <w:lang w:eastAsia="zh-CN"/>
        </w:rPr>
        <w:t>，在北冰洋和北大西洋出现下降方向</w:t>
      </w:r>
      <w:r w:rsidR="00F15B6C" w:rsidRPr="007E5AB7">
        <w:rPr>
          <w:lang w:eastAsia="zh-CN"/>
        </w:rPr>
        <w:t>ToE</w:t>
      </w:r>
      <w:r w:rsidR="00F15B6C" w:rsidRPr="007E5AB7">
        <w:rPr>
          <w:rFonts w:hint="eastAsia"/>
          <w:lang w:eastAsia="zh-CN"/>
        </w:rPr>
        <w:t>。除部分区域外，大多数海区铁浓度</w:t>
      </w:r>
      <w:r w:rsidR="00F15B6C" w:rsidRPr="007E5AB7">
        <w:rPr>
          <w:lang w:eastAsia="zh-CN"/>
        </w:rPr>
        <w:t>ToE</w:t>
      </w:r>
      <w:r w:rsidR="00F15B6C" w:rsidRPr="007E5AB7">
        <w:rPr>
          <w:rFonts w:hint="eastAsia"/>
          <w:lang w:eastAsia="zh-CN"/>
        </w:rPr>
        <w:t>集中于</w:t>
      </w:r>
      <w:r w:rsidR="00F15B6C" w:rsidRPr="007E5AB7">
        <w:rPr>
          <w:lang w:eastAsia="zh-CN"/>
        </w:rPr>
        <w:t>2040—2060</w:t>
      </w:r>
      <w:r w:rsidR="00F15B6C" w:rsidRPr="007E5AB7">
        <w:rPr>
          <w:rFonts w:hint="eastAsia"/>
          <w:lang w:eastAsia="zh-CN"/>
        </w:rPr>
        <w:t>年之间。</w:t>
      </w:r>
    </w:p>
    <w:p w14:paraId="217D0C2D" w14:textId="33B97A95" w:rsidR="00DE3E2F" w:rsidRDefault="003260FC" w:rsidP="00D2757A">
      <w:pPr>
        <w:spacing w:after="0" w:line="360" w:lineRule="auto"/>
        <w:ind w:firstLine="420"/>
        <w:jc w:val="both"/>
        <w:rPr>
          <w:lang w:eastAsia="zh-CN"/>
        </w:rPr>
      </w:pPr>
      <w:r>
        <w:rPr>
          <w:rFonts w:hint="eastAsia"/>
          <w:lang w:eastAsia="zh-CN"/>
        </w:rPr>
        <w:t>低营养级变量</w:t>
      </w:r>
      <w:r w:rsidR="00F15B6C" w:rsidRPr="00F15B6C">
        <w:rPr>
          <w:lang w:eastAsia="zh-CN"/>
        </w:rPr>
        <w:t>相比环境变量表现出更强的区域异质性和更大的自然变率，因此其ToE整体更晚且空间格局更加破碎</w:t>
      </w:r>
      <w:r w:rsidR="00DE3E2F" w:rsidRPr="00DE3E2F">
        <w:rPr>
          <w:lang w:eastAsia="zh-CN"/>
        </w:rPr>
        <w:t>，基本在2040-2060年之间</w:t>
      </w:r>
      <w:r w:rsidR="00F15B6C" w:rsidRPr="00F15B6C">
        <w:rPr>
          <w:lang w:eastAsia="zh-CN"/>
        </w:rPr>
        <w:t>。</w:t>
      </w:r>
      <w:r>
        <w:rPr>
          <w:rFonts w:cs="宋体" w:hint="eastAsia"/>
          <w:lang w:eastAsia="zh-CN"/>
        </w:rPr>
        <w:t>净初级生产力</w:t>
      </w:r>
      <w:r>
        <w:rPr>
          <w:rFonts w:hint="eastAsia"/>
          <w:lang w:eastAsia="zh-CN"/>
        </w:rPr>
        <w:t>全球在大部分海区上升</w:t>
      </w:r>
      <w:r w:rsidR="00F17457">
        <w:rPr>
          <w:lang w:eastAsia="zh-CN"/>
        </w:rPr>
        <w:t>，</w:t>
      </w:r>
      <w:r>
        <w:rPr>
          <w:rFonts w:hint="eastAsia"/>
          <w:lang w:eastAsia="zh-CN"/>
        </w:rPr>
        <w:t>全球年平均时间序列也是较早出现稳定上升长期趋势，但不同海区的浮游植物</w:t>
      </w:r>
      <w:r w:rsidR="00F15B6C">
        <w:rPr>
          <w:rFonts w:hint="eastAsia"/>
          <w:lang w:eastAsia="zh-CN"/>
        </w:rPr>
        <w:t>组成变化存在明显差异。</w:t>
      </w:r>
      <w:r>
        <w:rPr>
          <w:rFonts w:hint="eastAsia"/>
          <w:lang w:eastAsia="zh-CN"/>
        </w:rPr>
        <w:t>小型浮游植物和硅藻之间存在竞争关系</w:t>
      </w:r>
      <w:r w:rsidR="00F15B6C">
        <w:rPr>
          <w:rFonts w:hint="eastAsia"/>
          <w:lang w:eastAsia="zh-CN"/>
        </w:rPr>
        <w:t>：</w:t>
      </w:r>
      <w:r>
        <w:rPr>
          <w:rFonts w:hint="eastAsia"/>
          <w:lang w:eastAsia="zh-CN"/>
        </w:rPr>
        <w:t>南大洋铁限制</w:t>
      </w:r>
      <w:r w:rsidR="00532923">
        <w:rPr>
          <w:rFonts w:hint="eastAsia"/>
          <w:lang w:eastAsia="zh-CN"/>
        </w:rPr>
        <w:t>海区由于</w:t>
      </w:r>
      <w:r w:rsidR="00F15B6C">
        <w:rPr>
          <w:rFonts w:hint="eastAsia"/>
          <w:lang w:eastAsia="zh-CN"/>
        </w:rPr>
        <w:t>海水中铁的增加</w:t>
      </w:r>
      <w:r w:rsidR="00532923">
        <w:rPr>
          <w:rFonts w:hint="eastAsia"/>
          <w:lang w:eastAsia="zh-CN"/>
        </w:rPr>
        <w:t>，</w:t>
      </w:r>
      <w:r w:rsidR="00F15B6C" w:rsidRPr="00F15B6C">
        <w:rPr>
          <w:lang w:eastAsia="zh-CN"/>
        </w:rPr>
        <w:t>浮游植物群落逐渐向硅藻占优势转变</w:t>
      </w:r>
      <w:r w:rsidR="00DE3E2F">
        <w:rPr>
          <w:rFonts w:hint="eastAsia"/>
          <w:lang w:eastAsia="zh-CN"/>
        </w:rPr>
        <w:t>；而其他海区</w:t>
      </w:r>
      <w:r w:rsidR="00532923">
        <w:rPr>
          <w:rFonts w:hint="eastAsia"/>
          <w:lang w:eastAsia="zh-CN"/>
        </w:rPr>
        <w:t>由于营养盐供给减弱，</w:t>
      </w:r>
      <w:r w:rsidR="00DE3E2F">
        <w:rPr>
          <w:rFonts w:hint="eastAsia"/>
          <w:lang w:eastAsia="zh-CN"/>
        </w:rPr>
        <w:t>浮游植物群落整体表现为</w:t>
      </w:r>
      <w:r w:rsidR="00532923">
        <w:rPr>
          <w:rFonts w:hint="eastAsia"/>
          <w:lang w:eastAsia="zh-CN"/>
        </w:rPr>
        <w:t>小型浮游植物</w:t>
      </w:r>
      <w:r w:rsidR="00DE3E2F">
        <w:rPr>
          <w:rFonts w:hint="eastAsia"/>
          <w:lang w:eastAsia="zh-CN"/>
        </w:rPr>
        <w:t>增加。此外，</w:t>
      </w:r>
      <w:r w:rsidR="00532923">
        <w:rPr>
          <w:rFonts w:hint="eastAsia"/>
          <w:lang w:eastAsia="zh-CN"/>
        </w:rPr>
        <w:t>中型浮游动物由于与硅藻存在</w:t>
      </w:r>
      <w:r w:rsidR="00DE3E2F">
        <w:rPr>
          <w:rFonts w:hint="eastAsia"/>
          <w:lang w:eastAsia="zh-CN"/>
        </w:rPr>
        <w:t>较强摄食</w:t>
      </w:r>
      <w:r w:rsidR="00532923">
        <w:rPr>
          <w:rFonts w:hint="eastAsia"/>
          <w:lang w:eastAsia="zh-CN"/>
        </w:rPr>
        <w:t>关系，其空间格局</w:t>
      </w:r>
      <w:r w:rsidR="00DE3E2F">
        <w:rPr>
          <w:rFonts w:hint="eastAsia"/>
          <w:lang w:eastAsia="zh-CN"/>
        </w:rPr>
        <w:t>与硅藻变化较为一致</w:t>
      </w:r>
      <w:r w:rsidR="00532923">
        <w:rPr>
          <w:rFonts w:hint="eastAsia"/>
          <w:lang w:eastAsia="zh-CN"/>
        </w:rPr>
        <w:t>，全球年平均时间序列也</w:t>
      </w:r>
      <w:r w:rsidR="00DE3E2F">
        <w:rPr>
          <w:rFonts w:hint="eastAsia"/>
          <w:lang w:eastAsia="zh-CN"/>
        </w:rPr>
        <w:t>表现出较强同步性。而</w:t>
      </w:r>
      <w:r w:rsidR="00532923">
        <w:rPr>
          <w:rFonts w:hint="eastAsia"/>
          <w:lang w:eastAsia="zh-CN"/>
        </w:rPr>
        <w:t>底层颗粒有机碳通量</w:t>
      </w:r>
      <w:r w:rsidR="00DE3E2F">
        <w:rPr>
          <w:rFonts w:hint="eastAsia"/>
          <w:lang w:eastAsia="zh-CN"/>
        </w:rPr>
        <w:t>则主要受</w:t>
      </w:r>
      <w:r w:rsidR="00532923">
        <w:rPr>
          <w:rFonts w:hint="eastAsia"/>
          <w:lang w:eastAsia="zh-CN"/>
        </w:rPr>
        <w:t>上层净初级生产力</w:t>
      </w:r>
      <w:r w:rsidR="00DE3E2F">
        <w:rPr>
          <w:rFonts w:hint="eastAsia"/>
          <w:lang w:eastAsia="zh-CN"/>
        </w:rPr>
        <w:t>调控</w:t>
      </w:r>
      <w:r w:rsidR="00532923">
        <w:rPr>
          <w:rFonts w:hint="eastAsia"/>
          <w:lang w:eastAsia="zh-CN"/>
        </w:rPr>
        <w:t>，体现了近岸高生产力对于底层颗粒有机碳通量的</w:t>
      </w:r>
      <w:r w:rsidR="00DE3E2F">
        <w:rPr>
          <w:rFonts w:hint="eastAsia"/>
          <w:lang w:eastAsia="zh-CN"/>
        </w:rPr>
        <w:t>重要贡献</w:t>
      </w:r>
      <w:r w:rsidR="00532923">
        <w:rPr>
          <w:rFonts w:hint="eastAsia"/>
          <w:lang w:eastAsia="zh-CN"/>
        </w:rPr>
        <w:t>。</w:t>
      </w:r>
    </w:p>
    <w:p w14:paraId="65F0EEC4" w14:textId="289AD6F6" w:rsidR="00DE3E2F" w:rsidRDefault="00532923" w:rsidP="00D2757A">
      <w:pPr>
        <w:spacing w:after="0" w:line="360" w:lineRule="auto"/>
        <w:ind w:firstLine="420"/>
        <w:jc w:val="both"/>
        <w:rPr>
          <w:lang w:eastAsia="zh-CN"/>
        </w:rPr>
      </w:pPr>
      <w:r>
        <w:rPr>
          <w:rFonts w:hint="eastAsia"/>
          <w:lang w:eastAsia="zh-CN"/>
        </w:rPr>
        <w:t>对于</w:t>
      </w:r>
      <w:r w:rsidR="00F17457">
        <w:rPr>
          <w:lang w:eastAsia="zh-CN"/>
        </w:rPr>
        <w:t>鱼类功能群</w:t>
      </w:r>
      <w:r>
        <w:rPr>
          <w:rFonts w:hint="eastAsia"/>
          <w:lang w:eastAsia="zh-CN"/>
        </w:rPr>
        <w:t>来说，</w:t>
      </w:r>
      <w:r w:rsidR="00F17457">
        <w:rPr>
          <w:lang w:eastAsia="zh-CN"/>
        </w:rPr>
        <w:t>三</w:t>
      </w:r>
      <w:r>
        <w:rPr>
          <w:rFonts w:hint="eastAsia"/>
          <w:lang w:eastAsia="zh-CN"/>
        </w:rPr>
        <w:t>种鱼类功能群的</w:t>
      </w:r>
      <w:r w:rsidR="00F17457">
        <w:rPr>
          <w:lang w:eastAsia="zh-CN"/>
        </w:rPr>
        <w:t>全球</w:t>
      </w:r>
      <w:r>
        <w:rPr>
          <w:rFonts w:hint="eastAsia"/>
          <w:lang w:eastAsia="zh-CN"/>
        </w:rPr>
        <w:t>年</w:t>
      </w:r>
      <w:r w:rsidR="00F17457">
        <w:rPr>
          <w:lang w:eastAsia="zh-CN"/>
        </w:rPr>
        <w:t>平均</w:t>
      </w:r>
      <w:r>
        <w:rPr>
          <w:rFonts w:hint="eastAsia"/>
          <w:lang w:eastAsia="zh-CN"/>
        </w:rPr>
        <w:t>时间序列</w:t>
      </w:r>
      <w:r w:rsidR="00DE3E2F">
        <w:rPr>
          <w:rFonts w:hint="eastAsia"/>
          <w:lang w:eastAsia="zh-CN"/>
        </w:rPr>
        <w:t>均表现为</w:t>
      </w:r>
      <w:r w:rsidR="00F17457">
        <w:rPr>
          <w:lang w:eastAsia="zh-CN"/>
        </w:rPr>
        <w:t>下降</w:t>
      </w:r>
      <w:r w:rsidR="00DE3E2F">
        <w:rPr>
          <w:rFonts w:hint="eastAsia"/>
          <w:lang w:eastAsia="zh-CN"/>
        </w:rPr>
        <w:t>趋势</w:t>
      </w:r>
      <w:r>
        <w:rPr>
          <w:rFonts w:hint="eastAsia"/>
          <w:lang w:eastAsia="zh-CN"/>
        </w:rPr>
        <w:t>，</w:t>
      </w:r>
      <w:r w:rsidR="00F672B6">
        <w:rPr>
          <w:rFonts w:hint="eastAsia"/>
          <w:lang w:eastAsia="zh-CN"/>
        </w:rPr>
        <w:t>但其中</w:t>
      </w:r>
      <w:r w:rsidR="00DE3E2F">
        <w:rPr>
          <w:rFonts w:hint="eastAsia"/>
          <w:lang w:eastAsia="zh-CN"/>
        </w:rPr>
        <w:t>浮泳</w:t>
      </w:r>
      <w:r w:rsidR="00F672B6">
        <w:rPr>
          <w:rFonts w:hint="eastAsia"/>
          <w:lang w:eastAsia="zh-CN"/>
        </w:rPr>
        <w:t>鱼由于受到饵料鱼、中型浮游动物和上层</w:t>
      </w:r>
      <w:r w:rsidR="00DE3E2F">
        <w:rPr>
          <w:rFonts w:hint="eastAsia"/>
          <w:lang w:eastAsia="zh-CN"/>
        </w:rPr>
        <w:t>升温多重</w:t>
      </w:r>
      <w:r w:rsidR="00F672B6">
        <w:rPr>
          <w:rFonts w:hint="eastAsia"/>
          <w:lang w:eastAsia="zh-CN"/>
        </w:rPr>
        <w:t>压力，</w:t>
      </w:r>
      <w:r w:rsidR="00DE3E2F">
        <w:rPr>
          <w:rFonts w:hint="eastAsia"/>
          <w:lang w:eastAsia="zh-CN"/>
        </w:rPr>
        <w:t>其长期</w:t>
      </w:r>
      <w:r w:rsidR="00F672B6">
        <w:rPr>
          <w:rFonts w:hint="eastAsia"/>
          <w:lang w:eastAsia="zh-CN"/>
        </w:rPr>
        <w:t>下降趋势最早出现，</w:t>
      </w:r>
      <w:r w:rsidR="00DE3E2F" w:rsidRPr="007E5AB7">
        <w:rPr>
          <w:rFonts w:hint="eastAsia"/>
          <w:lang w:eastAsia="zh-CN"/>
        </w:rPr>
        <w:lastRenderedPageBreak/>
        <w:t>在部分海区甚至于</w:t>
      </w:r>
      <w:r w:rsidR="00DE3E2F" w:rsidRPr="007E5AB7">
        <w:rPr>
          <w:lang w:eastAsia="zh-CN"/>
        </w:rPr>
        <w:t>1980</w:t>
      </w:r>
      <w:r w:rsidR="00DE3E2F" w:rsidRPr="007E5AB7">
        <w:rPr>
          <w:rFonts w:hint="eastAsia"/>
          <w:lang w:eastAsia="zh-CN"/>
        </w:rPr>
        <w:t>年前已超过自然变率范围</w:t>
      </w:r>
      <w:r w:rsidR="00DE3E2F">
        <w:rPr>
          <w:rFonts w:hint="eastAsia"/>
          <w:lang w:eastAsia="zh-CN"/>
        </w:rPr>
        <w:t>，被确认为下降信号ToE。</w:t>
      </w:r>
      <w:r w:rsidR="00F672B6">
        <w:rPr>
          <w:rFonts w:hint="eastAsia"/>
          <w:lang w:eastAsia="zh-CN"/>
        </w:rPr>
        <w:t>饵料鱼的信号变化空间分布最广泛,受到中型浮游动物食物来源和上层热环境共同限制，</w:t>
      </w:r>
      <w:r w:rsidR="00A10B2B">
        <w:rPr>
          <w:rFonts w:hint="eastAsia"/>
          <w:lang w:eastAsia="zh-CN"/>
        </w:rPr>
        <w:t>出现</w:t>
      </w:r>
      <w:r w:rsidR="00F672B6">
        <w:rPr>
          <w:rFonts w:hint="eastAsia"/>
          <w:lang w:eastAsia="zh-CN"/>
        </w:rPr>
        <w:t>下降长期趋势</w:t>
      </w:r>
      <w:r w:rsidR="00A10B2B">
        <w:rPr>
          <w:rFonts w:hint="eastAsia"/>
          <w:lang w:eastAsia="zh-CN"/>
        </w:rPr>
        <w:t>时间</w:t>
      </w:r>
      <w:r w:rsidR="00F672B6">
        <w:rPr>
          <w:rFonts w:hint="eastAsia"/>
          <w:lang w:eastAsia="zh-CN"/>
        </w:rPr>
        <w:t>次之，</w:t>
      </w:r>
      <w:r w:rsidR="00DE3E2F">
        <w:rPr>
          <w:rFonts w:hint="eastAsia"/>
          <w:lang w:eastAsia="zh-CN"/>
        </w:rPr>
        <w:t>并在2000-2020年之间广泛识别到ToE。相比之下，</w:t>
      </w:r>
      <w:r w:rsidR="00F672B6">
        <w:rPr>
          <w:rFonts w:hint="eastAsia"/>
          <w:lang w:eastAsia="zh-CN"/>
        </w:rPr>
        <w:t>底栖鱼主要受到底层颗粒有机碳输入和底层海洋温度调控，近岸的高净初级生产力使得底栖鱼的获得的底层颗粒有机碳通量压力较小，因此其</w:t>
      </w:r>
      <w:r w:rsidR="00A10B2B">
        <w:rPr>
          <w:rFonts w:hint="eastAsia"/>
          <w:lang w:eastAsia="zh-CN"/>
        </w:rPr>
        <w:t>出现</w:t>
      </w:r>
      <w:r w:rsidR="00F672B6">
        <w:rPr>
          <w:rFonts w:hint="eastAsia"/>
          <w:lang w:eastAsia="zh-CN"/>
        </w:rPr>
        <w:t>下降趋势</w:t>
      </w:r>
      <w:r w:rsidR="00A10B2B">
        <w:rPr>
          <w:rFonts w:hint="eastAsia"/>
          <w:lang w:eastAsia="zh-CN"/>
        </w:rPr>
        <w:t>时间</w:t>
      </w:r>
      <w:r w:rsidR="00F672B6">
        <w:rPr>
          <w:rFonts w:hint="eastAsia"/>
          <w:lang w:eastAsia="zh-CN"/>
        </w:rPr>
        <w:t>最晚，信号变化空间格局与底层颗粒有机碳通量类似</w:t>
      </w:r>
      <w:r w:rsidR="00B21AF9">
        <w:rPr>
          <w:rFonts w:hint="eastAsia"/>
          <w:lang w:eastAsia="zh-CN"/>
        </w:rPr>
        <w:t>。</w:t>
      </w:r>
      <w:r w:rsidR="00DE3E2F">
        <w:rPr>
          <w:rFonts w:hint="eastAsia"/>
          <w:lang w:eastAsia="zh-CN"/>
        </w:rPr>
        <w:t>但由于</w:t>
      </w:r>
      <w:r w:rsidR="00DE3E2F" w:rsidRPr="00DE3E2F">
        <w:rPr>
          <w:lang w:eastAsia="zh-CN"/>
        </w:rPr>
        <w:t>底栖鱼</w:t>
      </w:r>
      <w:r w:rsidR="00DE3E2F">
        <w:rPr>
          <w:rFonts w:hint="eastAsia"/>
          <w:lang w:eastAsia="zh-CN"/>
        </w:rPr>
        <w:t>生物量</w:t>
      </w:r>
      <w:r w:rsidR="00DE3E2F" w:rsidRPr="00DE3E2F">
        <w:rPr>
          <w:lang w:eastAsia="zh-CN"/>
        </w:rPr>
        <w:t>的自然变率较大，识别到气候变化信号ToE</w:t>
      </w:r>
      <w:r w:rsidR="00DE3E2F">
        <w:rPr>
          <w:rFonts w:hint="eastAsia"/>
          <w:lang w:eastAsia="zh-CN"/>
        </w:rPr>
        <w:t>的区域仅局限在印度洋、北冰洋及南极大陆边缘区域。</w:t>
      </w:r>
    </w:p>
    <w:p w14:paraId="3829D8BC" w14:textId="50442E8D" w:rsidR="0016418F" w:rsidRDefault="0016418F" w:rsidP="00D2757A">
      <w:pPr>
        <w:spacing w:after="0" w:line="360" w:lineRule="auto"/>
        <w:ind w:firstLine="420"/>
        <w:jc w:val="both"/>
        <w:rPr>
          <w:lang w:eastAsia="zh-CN"/>
        </w:rPr>
      </w:pPr>
      <w:r w:rsidRPr="0016418F">
        <w:rPr>
          <w:lang w:eastAsia="zh-CN"/>
        </w:rPr>
        <w:t>总体来看，本研究表明气候变化信号在全球海洋生态系统中的传播具有明显的营养级层次性。环境变量首先响应气候强迫，叠加营养盐变化改变浮游植物群落结构，净初级生产力、浮游动物以及底层颗粒有机碳通量进一步通过食物网影响高级营养级生物，而鱼类功能群则在食物供给变化、温度升高以及栖息地变化等多重生态压力共同作用下表现出更加复杂且具有放大效应的响应特征。</w:t>
      </w:r>
    </w:p>
    <w:p w14:paraId="726B5B0E" w14:textId="3DA86156" w:rsidR="00912348" w:rsidRDefault="00000000" w:rsidP="00D2757A">
      <w:pPr>
        <w:spacing w:after="0" w:line="360" w:lineRule="auto"/>
        <w:ind w:firstLineChars="200" w:firstLine="480"/>
        <w:jc w:val="both"/>
        <w:rPr>
          <w:lang w:eastAsia="zh-CN"/>
        </w:rPr>
      </w:pPr>
      <w:r>
        <w:rPr>
          <w:lang w:eastAsia="zh-CN"/>
        </w:rPr>
        <w:t>本研究</w:t>
      </w:r>
      <w:r w:rsidR="0016418F">
        <w:rPr>
          <w:rFonts w:hint="eastAsia"/>
          <w:lang w:eastAsia="zh-CN"/>
        </w:rPr>
        <w:t>仍</w:t>
      </w:r>
      <w:r>
        <w:rPr>
          <w:lang w:eastAsia="zh-CN"/>
        </w:rPr>
        <w:t>存在一</w:t>
      </w:r>
      <w:r w:rsidR="0016418F">
        <w:rPr>
          <w:rFonts w:hint="eastAsia"/>
          <w:lang w:eastAsia="zh-CN"/>
        </w:rPr>
        <w:t>定</w:t>
      </w:r>
      <w:r>
        <w:rPr>
          <w:lang w:eastAsia="zh-CN"/>
        </w:rPr>
        <w:t>不足</w:t>
      </w:r>
      <w:r w:rsidR="004903DD">
        <w:rPr>
          <w:rFonts w:hint="eastAsia"/>
          <w:lang w:eastAsia="zh-CN"/>
        </w:rPr>
        <w:t>，</w:t>
      </w:r>
      <w:r w:rsidR="0016418F">
        <w:rPr>
          <w:rFonts w:hint="eastAsia"/>
          <w:lang w:eastAsia="zh-CN"/>
        </w:rPr>
        <w:t>需要在后续研究中进一步完善。首先，本研究只选取了</w:t>
      </w:r>
      <w:r>
        <w:rPr>
          <w:lang w:eastAsia="zh-CN"/>
        </w:rPr>
        <w:t>CESM2-LE</w:t>
      </w:r>
      <w:r w:rsidR="0016418F">
        <w:rPr>
          <w:rFonts w:hint="eastAsia"/>
          <w:lang w:eastAsia="zh-CN"/>
        </w:rPr>
        <w:t>中</w:t>
      </w:r>
      <w:r>
        <w:rPr>
          <w:lang w:eastAsia="zh-CN"/>
        </w:rPr>
        <w:t>10个集合成员</w:t>
      </w:r>
      <w:r w:rsidR="0016418F">
        <w:rPr>
          <w:rFonts w:hint="eastAsia"/>
          <w:lang w:eastAsia="zh-CN"/>
        </w:rPr>
        <w:t>的模拟数据</w:t>
      </w:r>
      <w:r>
        <w:rPr>
          <w:lang w:eastAsia="zh-CN"/>
        </w:rPr>
        <w:t>，并</w:t>
      </w:r>
      <w:r w:rsidR="0016418F">
        <w:rPr>
          <w:rFonts w:hint="eastAsia"/>
          <w:lang w:eastAsia="zh-CN"/>
        </w:rPr>
        <w:t>未</w:t>
      </w:r>
      <w:r>
        <w:rPr>
          <w:lang w:eastAsia="zh-CN"/>
        </w:rPr>
        <w:t>覆盖全部可用</w:t>
      </w:r>
      <w:r w:rsidR="0016418F">
        <w:rPr>
          <w:rFonts w:hint="eastAsia"/>
          <w:lang w:eastAsia="zh-CN"/>
        </w:rPr>
        <w:t>集合</w:t>
      </w:r>
      <w:r>
        <w:rPr>
          <w:lang w:eastAsia="zh-CN"/>
        </w:rPr>
        <w:t>成员</w:t>
      </w:r>
      <w:r w:rsidR="00F17457">
        <w:rPr>
          <w:rFonts w:hint="eastAsia"/>
          <w:lang w:eastAsia="zh-CN"/>
        </w:rPr>
        <w:t>，</w:t>
      </w:r>
      <w:r>
        <w:rPr>
          <w:lang w:eastAsia="zh-CN"/>
        </w:rPr>
        <w:t>对内部自然变率的估计仍不够充分。尤其是在赤道太平洋、上升流区海区</w:t>
      </w:r>
      <w:r w:rsidR="0016418F">
        <w:rPr>
          <w:rFonts w:hint="eastAsia"/>
          <w:lang w:eastAsia="zh-CN"/>
        </w:rPr>
        <w:t>等年际波动较强的海区</w:t>
      </w:r>
      <w:r>
        <w:rPr>
          <w:lang w:eastAsia="zh-CN"/>
        </w:rPr>
        <w:t>，集合成员数量偏少</w:t>
      </w:r>
      <w:r w:rsidR="0016418F">
        <w:rPr>
          <w:rFonts w:hint="eastAsia"/>
          <w:lang w:eastAsia="zh-CN"/>
        </w:rPr>
        <w:t>可能导致</w:t>
      </w:r>
      <w:r w:rsidR="008F0509">
        <w:rPr>
          <w:rFonts w:hint="eastAsia"/>
          <w:lang w:eastAsia="zh-CN"/>
        </w:rPr>
        <w:t>基准期</w:t>
      </w:r>
      <w:r>
        <w:rPr>
          <w:lang w:eastAsia="zh-CN"/>
        </w:rPr>
        <w:t>噪声范围</w:t>
      </w:r>
      <w:r w:rsidR="0016418F">
        <w:rPr>
          <w:rFonts w:hint="eastAsia"/>
          <w:lang w:eastAsia="zh-CN"/>
        </w:rPr>
        <w:t>估算存在不确定性，从而进一步影响</w:t>
      </w:r>
      <w:r>
        <w:rPr>
          <w:lang w:eastAsia="zh-CN"/>
        </w:rPr>
        <w:t>ToE年份</w:t>
      </w:r>
      <w:r w:rsidR="0016418F">
        <w:rPr>
          <w:rFonts w:hint="eastAsia"/>
          <w:lang w:eastAsia="zh-CN"/>
        </w:rPr>
        <w:t>识别结果</w:t>
      </w:r>
      <w:r w:rsidR="007D720E">
        <w:rPr>
          <w:rFonts w:hint="eastAsia"/>
          <w:lang w:eastAsia="zh-CN"/>
        </w:rPr>
        <w:t>。</w:t>
      </w:r>
      <w:r w:rsidR="0016418F">
        <w:rPr>
          <w:rFonts w:hint="eastAsia"/>
          <w:lang w:eastAsia="zh-CN"/>
        </w:rPr>
        <w:t>其次，</w:t>
      </w:r>
      <w:r w:rsidR="005F639B">
        <w:rPr>
          <w:rFonts w:hint="eastAsia"/>
          <w:lang w:eastAsia="zh-CN"/>
        </w:rPr>
        <w:t>CESM-</w:t>
      </w:r>
      <w:r>
        <w:rPr>
          <w:lang w:eastAsia="zh-CN"/>
        </w:rPr>
        <w:t>FEISTY模型</w:t>
      </w:r>
      <w:r w:rsidR="00D21BB6">
        <w:rPr>
          <w:rFonts w:hint="eastAsia"/>
          <w:lang w:eastAsia="zh-CN"/>
        </w:rPr>
        <w:t>以</w:t>
      </w:r>
      <w:r>
        <w:rPr>
          <w:lang w:eastAsia="zh-CN"/>
        </w:rPr>
        <w:t>CESM2</w:t>
      </w:r>
      <w:r w:rsidR="00D21BB6">
        <w:rPr>
          <w:rFonts w:hint="eastAsia"/>
          <w:lang w:eastAsia="zh-CN"/>
        </w:rPr>
        <w:t>-LE中的上层150m</w:t>
      </w:r>
      <w:r>
        <w:rPr>
          <w:lang w:eastAsia="zh-CN"/>
        </w:rPr>
        <w:t>温度、</w:t>
      </w:r>
      <w:r w:rsidR="00D21BB6">
        <w:rPr>
          <w:rFonts w:hint="eastAsia"/>
          <w:lang w:eastAsia="zh-CN"/>
        </w:rPr>
        <w:t>底层温度、上层100m</w:t>
      </w:r>
      <w:r w:rsidR="00AE4A09">
        <w:rPr>
          <w:rFonts w:hint="eastAsia"/>
          <w:lang w:eastAsia="zh-CN"/>
        </w:rPr>
        <w:t>积分</w:t>
      </w:r>
      <w:r w:rsidR="00D21BB6">
        <w:rPr>
          <w:rFonts w:hint="eastAsia"/>
          <w:lang w:eastAsia="zh-CN"/>
        </w:rPr>
        <w:t>中型</w:t>
      </w:r>
      <w:r>
        <w:rPr>
          <w:lang w:eastAsia="zh-CN"/>
        </w:rPr>
        <w:t>浮游动物</w:t>
      </w:r>
      <w:r w:rsidR="00D21BB6">
        <w:rPr>
          <w:rFonts w:hint="eastAsia"/>
          <w:lang w:eastAsia="zh-CN"/>
        </w:rPr>
        <w:t>生物量、损失</w:t>
      </w:r>
      <w:r>
        <w:rPr>
          <w:lang w:eastAsia="zh-CN"/>
        </w:rPr>
        <w:t>和底层颗粒有机碳</w:t>
      </w:r>
      <w:r w:rsidR="00D21BB6">
        <w:rPr>
          <w:rFonts w:hint="eastAsia"/>
          <w:lang w:eastAsia="zh-CN"/>
        </w:rPr>
        <w:t>通量为强迫条件进行离线模拟，</w:t>
      </w:r>
      <w:r w:rsidR="00EC1FA2">
        <w:rPr>
          <w:rFonts w:hint="eastAsia"/>
          <w:lang w:eastAsia="zh-CN"/>
        </w:rPr>
        <w:t>鱼类功能群与强迫变量之间</w:t>
      </w:r>
      <w:r w:rsidR="0016418F">
        <w:rPr>
          <w:rFonts w:hint="eastAsia"/>
          <w:lang w:eastAsia="zh-CN"/>
        </w:rPr>
        <w:t>缺乏双向</w:t>
      </w:r>
      <w:r w:rsidR="00EC1FA2">
        <w:rPr>
          <w:rFonts w:hint="eastAsia"/>
          <w:lang w:eastAsia="zh-CN"/>
        </w:rPr>
        <w:t>耦合</w:t>
      </w:r>
      <w:r w:rsidR="0016418F">
        <w:rPr>
          <w:rFonts w:hint="eastAsia"/>
          <w:lang w:eastAsia="zh-CN"/>
        </w:rPr>
        <w:t>关系，</w:t>
      </w:r>
      <w:r w:rsidR="0016418F" w:rsidRPr="0016418F">
        <w:rPr>
          <w:lang w:eastAsia="zh-CN"/>
        </w:rPr>
        <w:t>因此仍难以完全真实反映海洋生态系统中鱼类与环境之间复杂的反馈过程。</w:t>
      </w:r>
      <w:r w:rsidR="0016418F">
        <w:rPr>
          <w:rFonts w:hint="eastAsia"/>
          <w:lang w:eastAsia="zh-CN"/>
        </w:rPr>
        <w:t>此外，</w:t>
      </w:r>
      <w:r>
        <w:rPr>
          <w:lang w:eastAsia="zh-CN"/>
        </w:rPr>
        <w:t>ToE的识别结果受到</w:t>
      </w:r>
      <w:r w:rsidR="000444DB">
        <w:rPr>
          <w:rFonts w:hint="eastAsia"/>
          <w:lang w:eastAsia="zh-CN"/>
        </w:rPr>
        <w:t>超过阈值</w:t>
      </w:r>
      <w:r>
        <w:rPr>
          <w:lang w:eastAsia="zh-CN"/>
        </w:rPr>
        <w:t>持续时间</w:t>
      </w:r>
      <w:r w:rsidR="000444DB">
        <w:rPr>
          <w:rFonts w:hint="eastAsia"/>
          <w:lang w:eastAsia="zh-CN"/>
        </w:rPr>
        <w:t>长度</w:t>
      </w:r>
      <w:r>
        <w:rPr>
          <w:lang w:eastAsia="zh-CN"/>
        </w:rPr>
        <w:t>的影响</w:t>
      </w:r>
      <w:r w:rsidR="000444DB">
        <w:rPr>
          <w:rFonts w:hint="eastAsia"/>
          <w:lang w:eastAsia="zh-CN"/>
        </w:rPr>
        <w:t>，本</w:t>
      </w:r>
      <w:r w:rsidR="0016418F">
        <w:rPr>
          <w:rFonts w:hint="eastAsia"/>
          <w:lang w:eastAsia="zh-CN"/>
        </w:rPr>
        <w:t>研究</w:t>
      </w:r>
      <w:r w:rsidR="000444DB">
        <w:rPr>
          <w:rFonts w:hint="eastAsia"/>
          <w:lang w:eastAsia="zh-CN"/>
        </w:rPr>
        <w:t>采用</w:t>
      </w:r>
      <w:r w:rsidR="0016418F">
        <w:rPr>
          <w:rFonts w:hint="eastAsia"/>
          <w:lang w:eastAsia="zh-CN"/>
        </w:rPr>
        <w:t>“</w:t>
      </w:r>
      <w:r w:rsidR="000444DB">
        <w:rPr>
          <w:rFonts w:hint="eastAsia"/>
          <w:lang w:eastAsia="zh-CN"/>
        </w:rPr>
        <w:t>超过阈值</w:t>
      </w:r>
      <w:r w:rsidR="0016418F">
        <w:rPr>
          <w:rFonts w:hint="eastAsia"/>
          <w:lang w:eastAsia="zh-CN"/>
        </w:rPr>
        <w:t>并</w:t>
      </w:r>
      <w:r>
        <w:rPr>
          <w:lang w:eastAsia="zh-CN"/>
        </w:rPr>
        <w:t>持续5年</w:t>
      </w:r>
      <w:r w:rsidR="0016418F">
        <w:rPr>
          <w:rFonts w:hint="eastAsia"/>
          <w:lang w:eastAsia="zh-CN"/>
        </w:rPr>
        <w:t>”</w:t>
      </w:r>
      <w:r>
        <w:rPr>
          <w:lang w:eastAsia="zh-CN"/>
        </w:rPr>
        <w:t>的判定</w:t>
      </w:r>
      <w:r w:rsidR="0016418F">
        <w:rPr>
          <w:rFonts w:hint="eastAsia"/>
          <w:lang w:eastAsia="zh-CN"/>
        </w:rPr>
        <w:t>标准</w:t>
      </w:r>
      <w:r w:rsidR="000444DB">
        <w:rPr>
          <w:rFonts w:hint="eastAsia"/>
          <w:lang w:eastAsia="zh-CN"/>
        </w:rPr>
        <w:t>，</w:t>
      </w:r>
      <w:r>
        <w:rPr>
          <w:lang w:eastAsia="zh-CN"/>
        </w:rPr>
        <w:t>对</w:t>
      </w:r>
      <w:r w:rsidR="000444DB">
        <w:rPr>
          <w:rFonts w:hint="eastAsia"/>
          <w:lang w:eastAsia="zh-CN"/>
        </w:rPr>
        <w:t>于</w:t>
      </w:r>
      <w:r>
        <w:rPr>
          <w:lang w:eastAsia="zh-CN"/>
        </w:rPr>
        <w:t>自然变率</w:t>
      </w:r>
      <w:r w:rsidR="002028B1">
        <w:rPr>
          <w:rFonts w:hint="eastAsia"/>
          <w:lang w:eastAsia="zh-CN"/>
        </w:rPr>
        <w:t>较</w:t>
      </w:r>
      <w:r>
        <w:rPr>
          <w:lang w:eastAsia="zh-CN"/>
        </w:rPr>
        <w:t>强的海区</w:t>
      </w:r>
      <w:r w:rsidR="0016418F">
        <w:rPr>
          <w:rFonts w:hint="eastAsia"/>
          <w:lang w:eastAsia="zh-CN"/>
        </w:rPr>
        <w:t>难以</w:t>
      </w:r>
      <w:r w:rsidR="000444DB">
        <w:rPr>
          <w:rFonts w:hint="eastAsia"/>
          <w:lang w:eastAsia="zh-CN"/>
        </w:rPr>
        <w:t>识别到ToE</w:t>
      </w:r>
      <w:r w:rsidR="0016418F">
        <w:rPr>
          <w:rFonts w:hint="eastAsia"/>
          <w:lang w:eastAsia="zh-CN"/>
        </w:rPr>
        <w:t>。而</w:t>
      </w:r>
      <w:r>
        <w:rPr>
          <w:lang w:eastAsia="zh-CN"/>
        </w:rPr>
        <w:t>在</w:t>
      </w:r>
      <w:r w:rsidR="002028B1">
        <w:rPr>
          <w:rFonts w:hint="eastAsia"/>
          <w:lang w:eastAsia="zh-CN"/>
        </w:rPr>
        <w:t>自然变率较弱</w:t>
      </w:r>
      <w:r>
        <w:rPr>
          <w:lang w:eastAsia="zh-CN"/>
        </w:rPr>
        <w:t>海区，较小的长期趋势也可能较早越过阈值</w:t>
      </w:r>
      <w:r w:rsidR="002028B1">
        <w:rPr>
          <w:rFonts w:hint="eastAsia"/>
          <w:lang w:eastAsia="zh-CN"/>
        </w:rPr>
        <w:t>，</w:t>
      </w:r>
      <w:r w:rsidR="0016418F">
        <w:rPr>
          <w:rFonts w:hint="eastAsia"/>
          <w:lang w:eastAsia="zh-CN"/>
        </w:rPr>
        <w:t>如</w:t>
      </w:r>
      <w:r w:rsidR="002028B1">
        <w:rPr>
          <w:rFonts w:hint="eastAsia"/>
          <w:lang w:eastAsia="zh-CN"/>
        </w:rPr>
        <w:t>底层海洋温度在大西洋出现较早ToE</w:t>
      </w:r>
      <w:r w:rsidR="0016418F" w:rsidRPr="0016418F">
        <w:rPr>
          <w:lang w:eastAsia="zh-CN"/>
        </w:rPr>
        <w:t>。因此，未来研究中可考虑针对不同变量和不同海区引入动态阈值或区域掩膜方法</w:t>
      </w:r>
      <w:r w:rsidR="002028B1">
        <w:rPr>
          <w:rFonts w:hint="eastAsia"/>
          <w:lang w:eastAsia="zh-CN"/>
        </w:rPr>
        <w:t>进行</w:t>
      </w:r>
      <w:r w:rsidR="00333BF4">
        <w:rPr>
          <w:rFonts w:hint="eastAsia"/>
          <w:lang w:eastAsia="zh-CN"/>
        </w:rPr>
        <w:t>海区过滤。</w:t>
      </w:r>
      <w:r w:rsidR="007F5977" w:rsidRPr="007F5977">
        <w:rPr>
          <w:lang w:eastAsia="zh-CN"/>
        </w:rPr>
        <w:t>总体而言，本研究主要从全球尺度分析气候变化信号的长期变化特征，但尚未充分考虑物种迁移、生态适应以及渔业开发活动等过程对海洋生态系统的影响</w:t>
      </w:r>
      <w:r w:rsidR="007F5977">
        <w:rPr>
          <w:rFonts w:hint="eastAsia"/>
          <w:lang w:eastAsia="zh-CN"/>
        </w:rPr>
        <w:t>，未来仍需结合渔业开发情景，对海洋生态系统气候风险进行更综合、更高分辨率的评估</w:t>
      </w:r>
      <w:r w:rsidR="007F5977" w:rsidRPr="007F5977">
        <w:rPr>
          <w:lang w:eastAsia="zh-CN"/>
        </w:rPr>
        <w:t>。</w:t>
      </w:r>
    </w:p>
    <w:p w14:paraId="42E6E6B0" w14:textId="77777777" w:rsidR="0092205A" w:rsidRDefault="0092205A" w:rsidP="00D3722E">
      <w:pPr>
        <w:pStyle w:val="EndNoteBibliography"/>
        <w:spacing w:after="0"/>
        <w:ind w:left="720" w:hanging="720"/>
        <w:rPr>
          <w:rFonts w:ascii="Times New Roman" w:hAnsi="Times New Roman" w:cs="Times New Roman"/>
          <w:sz w:val="21"/>
          <w:szCs w:val="21"/>
          <w:lang w:eastAsia="zh-CN"/>
        </w:rPr>
      </w:pPr>
    </w:p>
    <w:p w14:paraId="1E0641A5"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2F62DEB7"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5FC6135B"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0900292C" w14:textId="77777777" w:rsidR="00FE61D1" w:rsidRDefault="00FE61D1" w:rsidP="00D3722E">
      <w:pPr>
        <w:pStyle w:val="EndNoteBibliography"/>
        <w:spacing w:after="0"/>
        <w:ind w:left="720" w:hanging="720"/>
        <w:rPr>
          <w:rFonts w:ascii="Times New Roman" w:hAnsi="Times New Roman" w:cs="Times New Roman"/>
          <w:sz w:val="21"/>
          <w:szCs w:val="21"/>
          <w:lang w:eastAsia="zh-CN"/>
        </w:rPr>
        <w:sectPr w:rsidR="00FE61D1" w:rsidSect="00034616">
          <w:headerReference w:type="even" r:id="rId42"/>
          <w:headerReference w:type="default" r:id="rId43"/>
          <w:footerReference w:type="even" r:id="rId44"/>
          <w:footerReference w:type="default" r:id="rId45"/>
          <w:pgSz w:w="12240" w:h="15840"/>
          <w:pgMar w:top="1417" w:right="1134" w:bottom="1134" w:left="1417" w:header="720" w:footer="720" w:gutter="0"/>
          <w:pgNumType w:start="1"/>
          <w:cols w:space="720"/>
          <w:docGrid w:linePitch="360"/>
        </w:sectPr>
      </w:pPr>
    </w:p>
    <w:p w14:paraId="3F21837E" w14:textId="3EE61A5D" w:rsidR="009621B1" w:rsidRDefault="0092205A" w:rsidP="00D2757A">
      <w:pPr>
        <w:pStyle w:val="EndNoteBibliography"/>
        <w:spacing w:before="120" w:after="120" w:line="480" w:lineRule="auto"/>
        <w:ind w:left="720" w:hanging="720"/>
        <w:jc w:val="both"/>
        <w:rPr>
          <w:rFonts w:ascii="Times New Roman" w:hAnsi="Times New Roman" w:cs="Times New Roman"/>
          <w:sz w:val="21"/>
          <w:szCs w:val="21"/>
          <w:lang w:eastAsia="zh-CN"/>
        </w:rPr>
      </w:pPr>
      <w:r w:rsidRPr="0092205A">
        <w:rPr>
          <w:rFonts w:ascii="黑体" w:eastAsia="黑体" w:hAnsi="黑体" w:cs="Times New Roman" w:hint="eastAsia"/>
          <w:sz w:val="30"/>
          <w:szCs w:val="30"/>
          <w:lang w:eastAsia="zh-CN"/>
        </w:rPr>
        <w:lastRenderedPageBreak/>
        <w:t>参考文献</w:t>
      </w:r>
    </w:p>
    <w:p w14:paraId="1F99FA9F" w14:textId="77777777" w:rsidR="005A11F9" w:rsidRPr="005A11F9" w:rsidRDefault="00912348" w:rsidP="005A11F9">
      <w:pPr>
        <w:pStyle w:val="EndNoteBibliography"/>
        <w:spacing w:after="0"/>
        <w:ind w:left="720" w:hanging="720"/>
      </w:pPr>
      <w:r w:rsidRPr="00FF7387">
        <w:rPr>
          <w:rFonts w:ascii="Times New Roman" w:hAnsi="Times New Roman" w:cs="Times New Roman"/>
          <w:sz w:val="21"/>
          <w:szCs w:val="21"/>
          <w:lang w:eastAsia="zh-CN"/>
        </w:rPr>
        <w:fldChar w:fldCharType="begin"/>
      </w:r>
      <w:r w:rsidRPr="00FF7387">
        <w:rPr>
          <w:rFonts w:ascii="Times New Roman" w:hAnsi="Times New Roman" w:cs="Times New Roman"/>
          <w:sz w:val="21"/>
          <w:szCs w:val="21"/>
          <w:lang w:eastAsia="zh-CN"/>
        </w:rPr>
        <w:instrText xml:space="preserve"> ADDIN EN.REFLIST </w:instrText>
      </w:r>
      <w:r w:rsidRPr="00FF7387">
        <w:rPr>
          <w:rFonts w:ascii="Times New Roman" w:hAnsi="Times New Roman" w:cs="Times New Roman"/>
          <w:sz w:val="21"/>
          <w:szCs w:val="21"/>
          <w:lang w:eastAsia="zh-CN"/>
        </w:rPr>
        <w:fldChar w:fldCharType="separate"/>
      </w:r>
      <w:r w:rsidR="005A11F9" w:rsidRPr="005A11F9">
        <w:t>[1]</w:t>
      </w:r>
      <w:r w:rsidR="005A11F9" w:rsidRPr="005A11F9">
        <w:tab/>
        <w:t>KELLER K, JOOS F, RAIBLE C. Time of emergence of trends in ocean biogeochemistry[J]. Biogeosciences, 2014, 11(13): 3647-3659.</w:t>
      </w:r>
    </w:p>
    <w:p w14:paraId="4D205D77" w14:textId="77777777" w:rsidR="005A11F9" w:rsidRPr="005A11F9" w:rsidRDefault="005A11F9" w:rsidP="005A11F9">
      <w:pPr>
        <w:pStyle w:val="EndNoteBibliography"/>
        <w:spacing w:after="0"/>
        <w:ind w:left="720" w:hanging="720"/>
      </w:pPr>
      <w:r w:rsidRPr="005A11F9">
        <w:t>[2]</w:t>
      </w:r>
      <w:r w:rsidRPr="005A11F9">
        <w:tab/>
        <w:t>RODGERS K, LIN J, FRöLICHER T. Emergence of multiple ocean ecosystem drivers in a large ensemble suite with an Earth system model[J]. Biogeosciences, 2015, 12(11): 3301-3320.</w:t>
      </w:r>
    </w:p>
    <w:p w14:paraId="576C914A" w14:textId="77777777" w:rsidR="005A11F9" w:rsidRPr="005A11F9" w:rsidRDefault="005A11F9" w:rsidP="005A11F9">
      <w:pPr>
        <w:pStyle w:val="EndNoteBibliography"/>
        <w:spacing w:after="0"/>
        <w:ind w:left="720" w:hanging="720"/>
      </w:pPr>
      <w:r w:rsidRPr="005A11F9">
        <w:t>[3]</w:t>
      </w:r>
      <w:r w:rsidRPr="005A11F9">
        <w:tab/>
        <w:t>HENSON S, BEAULIEU C, ILYINA T, et al. Rapid emergence of climate change in environmental drivers of marine ecosystems[J]. Nature Communications, 2017, 8(9.</w:t>
      </w:r>
    </w:p>
    <w:p w14:paraId="4F30DC49" w14:textId="77777777" w:rsidR="005A11F9" w:rsidRPr="005A11F9" w:rsidRDefault="005A11F9" w:rsidP="005A11F9">
      <w:pPr>
        <w:pStyle w:val="EndNoteBibliography"/>
        <w:spacing w:after="0"/>
        <w:ind w:left="720" w:hanging="720"/>
      </w:pPr>
      <w:r w:rsidRPr="005A11F9">
        <w:t>[4]</w:t>
      </w:r>
      <w:r w:rsidRPr="005A11F9">
        <w:tab/>
        <w:t>SUTTON A, FEELY R, MAENNER-JONES S, et al. Autonomous seawater pCO2 and pH time series from 40 surface buoys and the emergence of anthropogenic trends[J]. Earth System Science Data, 2019, 11(1): 421-439.</w:t>
      </w:r>
    </w:p>
    <w:p w14:paraId="0D97C79F" w14:textId="77777777" w:rsidR="005A11F9" w:rsidRPr="005A11F9" w:rsidRDefault="005A11F9" w:rsidP="005A11F9">
      <w:pPr>
        <w:pStyle w:val="EndNoteBibliography"/>
        <w:spacing w:after="0"/>
        <w:ind w:left="720" w:hanging="720"/>
      </w:pPr>
      <w:r w:rsidRPr="005A11F9">
        <w:t>[5]</w:t>
      </w:r>
      <w:r w:rsidRPr="005A11F9">
        <w:tab/>
        <w:t>MA D, GREGOR L, GRUBER N. Four Decades of Trends and Drivers of Global Surface Ocean Acidification[J]. Global Biogeochemical Cycles, 2023, 37(7): 19.</w:t>
      </w:r>
    </w:p>
    <w:p w14:paraId="7F169D3A" w14:textId="77777777" w:rsidR="005A11F9" w:rsidRPr="005A11F9" w:rsidRDefault="005A11F9" w:rsidP="005A11F9">
      <w:pPr>
        <w:pStyle w:val="EndNoteBibliography"/>
        <w:spacing w:after="0"/>
        <w:ind w:left="720" w:hanging="720"/>
      </w:pPr>
      <w:r w:rsidRPr="005A11F9">
        <w:t>[6]</w:t>
      </w:r>
      <w:r w:rsidRPr="005A11F9">
        <w:tab/>
        <w:t>BERTINI L, TJIPUTRA J. Biogeochemical Timescales of Climate Change Onset and Recovery in the North Atlantic Interior Under Rapid Atmospheric CO2 Forcing[J]. Journal of Geophysical Research-Oceans, 2022, 127(4): 22.</w:t>
      </w:r>
    </w:p>
    <w:p w14:paraId="495310E2" w14:textId="77777777" w:rsidR="005A11F9" w:rsidRPr="005A11F9" w:rsidRDefault="005A11F9" w:rsidP="005A11F9">
      <w:pPr>
        <w:pStyle w:val="EndNoteBibliography"/>
        <w:spacing w:after="0"/>
        <w:ind w:left="720" w:hanging="720"/>
      </w:pPr>
      <w:r w:rsidRPr="005A11F9">
        <w:t>[7]</w:t>
      </w:r>
      <w:r w:rsidRPr="005A11F9">
        <w:tab/>
        <w:t>BARRIER N, MAURY O, SEFERIAN R, et al. Assessing the Time of Emergence of Marine Ecosystems From Global to Local Scales Using IPSL-CM6A-LR/APECOSM Climate-To-Fish Ensemble Simulations[J]. Earths Future, 2025, 13(2): 16.</w:t>
      </w:r>
    </w:p>
    <w:p w14:paraId="3D417268" w14:textId="77777777" w:rsidR="005A11F9" w:rsidRPr="005A11F9" w:rsidRDefault="005A11F9" w:rsidP="005A11F9">
      <w:pPr>
        <w:pStyle w:val="EndNoteBibliography"/>
        <w:spacing w:after="0"/>
        <w:ind w:left="720" w:hanging="720"/>
      </w:pPr>
      <w:r w:rsidRPr="005A11F9">
        <w:t>[8]</w:t>
      </w:r>
      <w:r w:rsidRPr="005A11F9">
        <w:tab/>
        <w:t>SCHLUNEGGER S, RODGERS K, SARMIENTO J, et al. Time of Emergence and Large Ensemble Intercomparison for Ocean Biogeochemical Trends[J]. Global Biogeochemical Cycles, 2020, 34(8): 18.</w:t>
      </w:r>
    </w:p>
    <w:p w14:paraId="1642EF74" w14:textId="77777777" w:rsidR="005A11F9" w:rsidRPr="005A11F9" w:rsidRDefault="005A11F9" w:rsidP="005A11F9">
      <w:pPr>
        <w:pStyle w:val="EndNoteBibliography"/>
        <w:spacing w:after="0"/>
        <w:ind w:left="720" w:hanging="720"/>
      </w:pPr>
      <w:r w:rsidRPr="005A11F9">
        <w:t>[9]</w:t>
      </w:r>
      <w:r w:rsidRPr="005A11F9">
        <w:tab/>
        <w:t>LONG M, DEUTSCH C, ITO T. Finding forced trends in oceanic oxygen[J]. Global Biogeochemical Cycles, 2016, 30(2): 381-397.</w:t>
      </w:r>
    </w:p>
    <w:p w14:paraId="7F52628D" w14:textId="77777777" w:rsidR="005A11F9" w:rsidRPr="005A11F9" w:rsidRDefault="005A11F9" w:rsidP="005A11F9">
      <w:pPr>
        <w:pStyle w:val="EndNoteBibliography"/>
        <w:spacing w:after="0"/>
        <w:ind w:left="720" w:hanging="720"/>
      </w:pPr>
      <w:r w:rsidRPr="005A11F9">
        <w:t>[10]</w:t>
      </w:r>
      <w:r w:rsidRPr="005A11F9">
        <w:tab/>
        <w:t>HAMEAU A, MIGNOT J, JOOS F. Assessment of time of emergence of anthropogenic deoxygenation and warming: insights from a CESM simulation from 850 to 2100 CE[J]. Biogeosciences, 2019, 16(8): 1755-1780.</w:t>
      </w:r>
    </w:p>
    <w:p w14:paraId="6FF37072" w14:textId="77777777" w:rsidR="005A11F9" w:rsidRPr="005A11F9" w:rsidRDefault="005A11F9" w:rsidP="005A11F9">
      <w:pPr>
        <w:pStyle w:val="EndNoteBibliography"/>
        <w:spacing w:after="0"/>
        <w:ind w:left="720" w:hanging="720"/>
      </w:pPr>
      <w:r w:rsidRPr="005A11F9">
        <w:t>[11]</w:t>
      </w:r>
      <w:r w:rsidRPr="005A11F9">
        <w:tab/>
        <w:t>HAMEAU A, FRöLICHER T, MIGNOT J, et al. Is deoxygenation detectable before warming in the thermocline?[J]. Biogeosciences, 2020, 17(7): 1877-1895.</w:t>
      </w:r>
    </w:p>
    <w:p w14:paraId="444CC908" w14:textId="77777777" w:rsidR="005A11F9" w:rsidRPr="005A11F9" w:rsidRDefault="005A11F9" w:rsidP="005A11F9">
      <w:pPr>
        <w:pStyle w:val="EndNoteBibliography"/>
        <w:spacing w:after="0"/>
        <w:ind w:left="720" w:hanging="720"/>
      </w:pPr>
      <w:r w:rsidRPr="005A11F9">
        <w:t>[12]</w:t>
      </w:r>
      <w:r w:rsidRPr="005A11F9">
        <w:tab/>
        <w:t>TJIPUTRA J, NEGREL J, OLSEN A. Early detection of anthropogenic climate change signals in the ocean interior[J]. Scientific Reports, 2023, 13(1): 14.</w:t>
      </w:r>
    </w:p>
    <w:p w14:paraId="4E304D3F" w14:textId="77777777" w:rsidR="005A11F9" w:rsidRPr="005A11F9" w:rsidRDefault="005A11F9" w:rsidP="005A11F9">
      <w:pPr>
        <w:pStyle w:val="EndNoteBibliography"/>
        <w:spacing w:after="0"/>
        <w:ind w:left="720" w:hanging="720"/>
      </w:pPr>
      <w:r w:rsidRPr="005A11F9">
        <w:t>[13]</w:t>
      </w:r>
      <w:r w:rsidRPr="005A11F9">
        <w:tab/>
        <w:t>GONG H, LI C, ZHOU Y. Emerging Global Ocean Deoxygenation Across the 21st Century[J]. Geophysical Research Letters, 2021, 48(23): 9.</w:t>
      </w:r>
    </w:p>
    <w:p w14:paraId="57AD029A" w14:textId="77777777" w:rsidR="005A11F9" w:rsidRPr="005A11F9" w:rsidRDefault="005A11F9" w:rsidP="005A11F9">
      <w:pPr>
        <w:pStyle w:val="EndNoteBibliography"/>
        <w:spacing w:after="0"/>
        <w:ind w:left="720" w:hanging="720"/>
      </w:pPr>
      <w:r w:rsidRPr="005A11F9">
        <w:t>[14]</w:t>
      </w:r>
      <w:r w:rsidRPr="005A11F9">
        <w:tab/>
        <w:t>MCKINLEY G, PILCHER D, FAY A, et al. Timescales for detection of trends in the ocean carbon sink[J]. Nature, 2016, 530(7591): 469-472.</w:t>
      </w:r>
    </w:p>
    <w:p w14:paraId="5AA587FA" w14:textId="77777777" w:rsidR="005A11F9" w:rsidRPr="005A11F9" w:rsidRDefault="005A11F9" w:rsidP="005A11F9">
      <w:pPr>
        <w:pStyle w:val="EndNoteBibliography"/>
        <w:spacing w:after="0"/>
        <w:ind w:left="720" w:hanging="720"/>
      </w:pPr>
      <w:r w:rsidRPr="005A11F9">
        <w:lastRenderedPageBreak/>
        <w:t>[15]</w:t>
      </w:r>
      <w:r w:rsidRPr="005A11F9">
        <w:tab/>
        <w:t>SCHLUNEGGER S, RODGERS K, SARMIENTO J, et al. Emergence of anthropogenic signals in the ocean carbon cycle[J]. Nature Climate Change, 2019, 9(9): 719-+.</w:t>
      </w:r>
    </w:p>
    <w:p w14:paraId="51E83CBD" w14:textId="77777777" w:rsidR="005A11F9" w:rsidRPr="005A11F9" w:rsidRDefault="005A11F9" w:rsidP="005A11F9">
      <w:pPr>
        <w:pStyle w:val="EndNoteBibliography"/>
        <w:spacing w:after="0"/>
        <w:ind w:left="720" w:hanging="720"/>
      </w:pPr>
      <w:r w:rsidRPr="005A11F9">
        <w:t>[16]</w:t>
      </w:r>
      <w:r w:rsidRPr="005A11F9">
        <w:tab/>
        <w:t>SREEUSH M G, KWON E Y, LEE S S, et al. Anthropogenically Driven Changes in the Carbon to Phosphorus Ratio of Marine Dissolved Organic Matter[J]. Global Biogeochemical Cycles, 2024, 38(6): 20.</w:t>
      </w:r>
    </w:p>
    <w:p w14:paraId="3470CC33" w14:textId="77777777" w:rsidR="005A11F9" w:rsidRPr="005A11F9" w:rsidRDefault="005A11F9" w:rsidP="005A11F9">
      <w:pPr>
        <w:pStyle w:val="EndNoteBibliography"/>
        <w:spacing w:after="0"/>
        <w:ind w:left="720" w:hanging="720"/>
      </w:pPr>
      <w:r w:rsidRPr="005A11F9">
        <w:t>[17]</w:t>
      </w:r>
      <w:r w:rsidRPr="005A11F9">
        <w:tab/>
        <w:t>SYLVESTER Z T, LONG M C, BROOKS C M. Detecting Climate Signals in Southern Ocean Krill Growth Habitat[J]. Frontiers in Marine Science, 2021, 8(15.</w:t>
      </w:r>
    </w:p>
    <w:p w14:paraId="2386B8A9" w14:textId="77777777" w:rsidR="005A11F9" w:rsidRPr="005A11F9" w:rsidRDefault="005A11F9" w:rsidP="005A11F9">
      <w:pPr>
        <w:pStyle w:val="EndNoteBibliography"/>
        <w:spacing w:after="0"/>
        <w:ind w:left="720" w:hanging="720"/>
      </w:pPr>
      <w:r w:rsidRPr="005A11F9">
        <w:t>[18]</w:t>
      </w:r>
      <w:r w:rsidRPr="005A11F9">
        <w:tab/>
        <w:t>KRUMHARDT K M, LANDRUM L, SEN B, et al. Emergent climate change signals within Antarctic sea ice and associated ecosystems[J]. Nature Climate Change, 2026, 16(3): 22.</w:t>
      </w:r>
    </w:p>
    <w:p w14:paraId="0B8BB9C4" w14:textId="77777777" w:rsidR="005A11F9" w:rsidRPr="005A11F9" w:rsidRDefault="005A11F9" w:rsidP="005A11F9">
      <w:pPr>
        <w:pStyle w:val="EndNoteBibliography"/>
        <w:spacing w:after="0"/>
        <w:ind w:left="720" w:hanging="720"/>
      </w:pPr>
      <w:r w:rsidRPr="005A11F9">
        <w:t>[19]</w:t>
      </w:r>
      <w:r w:rsidRPr="005A11F9">
        <w:tab/>
        <w:t>DANABASOGLU G, LAMARQUE J F, BACMEISTER J, et al. The Community Earth System Model Version 2 (CESM2)[J]. Journal of Advances in Modeling Earth Systems, 2020, 12(2): 35.</w:t>
      </w:r>
    </w:p>
    <w:p w14:paraId="17ABE9DC" w14:textId="77777777" w:rsidR="005A11F9" w:rsidRPr="005A11F9" w:rsidRDefault="005A11F9" w:rsidP="005A11F9">
      <w:pPr>
        <w:pStyle w:val="EndNoteBibliography"/>
        <w:spacing w:after="0"/>
        <w:ind w:left="720" w:hanging="720"/>
      </w:pPr>
      <w:r w:rsidRPr="005A11F9">
        <w:t>[20]</w:t>
      </w:r>
      <w:r w:rsidRPr="005A11F9">
        <w:tab/>
        <w:t>LONG M C, MOORE J K, LINDSAY K, et al. Simulations With the Marine Biogeochemistry Library (MARBL)[J]. Journal of Advances in Modeling Earth Systems, 2021, 13(12): 37.</w:t>
      </w:r>
    </w:p>
    <w:p w14:paraId="17F032BA" w14:textId="77777777" w:rsidR="005A11F9" w:rsidRPr="005A11F9" w:rsidRDefault="005A11F9" w:rsidP="005A11F9">
      <w:pPr>
        <w:pStyle w:val="EndNoteBibliography"/>
        <w:spacing w:after="0"/>
        <w:ind w:left="720" w:hanging="720"/>
      </w:pPr>
      <w:r w:rsidRPr="005A11F9">
        <w:t>[21]</w:t>
      </w:r>
      <w:r w:rsidRPr="005A11F9">
        <w:tab/>
        <w:t>KRUMHARDT K M, LONG M C, PETRIK C M, et al. From nutrients to fish: Impacts of mesoscale processes in a global CESM-FEISTY eddying ocean model framework[J]. Progress in Oceanography, 2024, 227(28.</w:t>
      </w:r>
    </w:p>
    <w:p w14:paraId="6ECB93C2" w14:textId="77777777" w:rsidR="005A11F9" w:rsidRPr="005A11F9" w:rsidRDefault="005A11F9" w:rsidP="005A11F9">
      <w:pPr>
        <w:pStyle w:val="EndNoteBibliography"/>
        <w:spacing w:after="0"/>
        <w:ind w:left="720" w:hanging="720"/>
      </w:pPr>
      <w:r w:rsidRPr="005A11F9">
        <w:t>[22]</w:t>
      </w:r>
      <w:r w:rsidRPr="005A11F9">
        <w:tab/>
        <w:t>CAESAR L, RAHMSTORF S, ROBINSON A, et al. Observed fingerprint of a weakening Atlantic Ocean overturning circulation[J]. Nature, 2018, 556(7700): 191-+.</w:t>
      </w:r>
    </w:p>
    <w:p w14:paraId="7B1B1D3C" w14:textId="77777777" w:rsidR="005A11F9" w:rsidRPr="005A11F9" w:rsidRDefault="005A11F9" w:rsidP="005A11F9">
      <w:pPr>
        <w:pStyle w:val="EndNoteBibliography"/>
        <w:spacing w:after="0"/>
        <w:ind w:left="720" w:hanging="720"/>
      </w:pPr>
      <w:r w:rsidRPr="005A11F9">
        <w:t>[23]</w:t>
      </w:r>
      <w:r w:rsidRPr="005A11F9">
        <w:tab/>
        <w:t>RAISWELL R, BENNING L G, TRANTER M, et al. Bioavailable iron in the Southern Ocean: the significance of the iceberg conveyor belt[J]. Geochemical Transactions, 2008, 9(9.</w:t>
      </w:r>
    </w:p>
    <w:p w14:paraId="250E0315" w14:textId="77777777" w:rsidR="005A11F9" w:rsidRPr="005A11F9" w:rsidRDefault="005A11F9" w:rsidP="005A11F9">
      <w:pPr>
        <w:pStyle w:val="EndNoteBibliography"/>
        <w:spacing w:after="0"/>
        <w:ind w:left="720" w:hanging="720"/>
      </w:pPr>
      <w:r w:rsidRPr="005A11F9">
        <w:t>[24]</w:t>
      </w:r>
      <w:r w:rsidRPr="005A11F9">
        <w:tab/>
        <w:t>VILLAMAñA M, MARAñóN E, CERMEñO P, et al. The role of mixing in controlling resource availability and phytoplankton community composition[J]. Progress in Oceanography, 2019, 178(15.</w:t>
      </w:r>
    </w:p>
    <w:p w14:paraId="2FABE910" w14:textId="77777777" w:rsidR="005A11F9" w:rsidRPr="005A11F9" w:rsidRDefault="005A11F9" w:rsidP="005A11F9">
      <w:pPr>
        <w:pStyle w:val="EndNoteBibliography"/>
        <w:spacing w:after="0"/>
        <w:ind w:left="720" w:hanging="720"/>
      </w:pPr>
      <w:r w:rsidRPr="005A11F9">
        <w:t>[25]</w:t>
      </w:r>
      <w:r w:rsidRPr="005A11F9">
        <w:tab/>
        <w:t>KRUMHARDT K M, LONG M C, SYLVESTER Z T, et al. Climate drivers of Southern Ocean phytoplankton community composition and potential impacts on higher trophic levels[J]. Frontiers in Marine Science, 2022, 9(18.</w:t>
      </w:r>
    </w:p>
    <w:p w14:paraId="5FEF5008" w14:textId="77777777" w:rsidR="005A11F9" w:rsidRPr="005A11F9" w:rsidRDefault="005A11F9" w:rsidP="005A11F9">
      <w:pPr>
        <w:pStyle w:val="EndNoteBibliography"/>
        <w:spacing w:after="0"/>
        <w:ind w:left="720" w:hanging="720"/>
      </w:pPr>
      <w:r w:rsidRPr="005A11F9">
        <w:t>[26]</w:t>
      </w:r>
      <w:r w:rsidRPr="005A11F9">
        <w:tab/>
        <w:t>ARRIGO K R, VAN DIJKEN G L. Secular trends in Arctic Ocean net primary production[J]. Journal of Geophysical Research-Oceans, 2011, 116(15.</w:t>
      </w:r>
    </w:p>
    <w:p w14:paraId="412ACE20" w14:textId="77777777" w:rsidR="005A11F9" w:rsidRPr="005A11F9" w:rsidRDefault="005A11F9" w:rsidP="005A11F9">
      <w:pPr>
        <w:pStyle w:val="EndNoteBibliography"/>
        <w:spacing w:after="0"/>
        <w:ind w:left="720" w:hanging="720"/>
      </w:pPr>
      <w:r w:rsidRPr="005A11F9">
        <w:t>[27]</w:t>
      </w:r>
      <w:r w:rsidRPr="005A11F9">
        <w:tab/>
        <w:t>DE LUZINAIS V G, DU PONTAVICE H, REYGONDEAU G, et al. Trophic amplification: A model intercomparison of climate driven changes in marine food webs[J]. Plos One, 2023, 18(8): 23.</w:t>
      </w:r>
    </w:p>
    <w:p w14:paraId="073B6472" w14:textId="77777777" w:rsidR="005A11F9" w:rsidRPr="005A11F9" w:rsidRDefault="005A11F9" w:rsidP="005A11F9">
      <w:pPr>
        <w:pStyle w:val="EndNoteBibliography"/>
        <w:spacing w:after="0"/>
        <w:ind w:left="720" w:hanging="720"/>
      </w:pPr>
      <w:r w:rsidRPr="005A11F9">
        <w:t>[28]</w:t>
      </w:r>
      <w:r w:rsidRPr="005A11F9">
        <w:tab/>
        <w:t>PINSKY M L, WORM B, FOGARTY M J, et al. Marine Taxa Track Local Climate Velocities[J]. Science, 2013, 341(6151): 1239-1242.</w:t>
      </w:r>
    </w:p>
    <w:p w14:paraId="2C698EAB" w14:textId="77777777" w:rsidR="005A11F9" w:rsidRPr="005A11F9" w:rsidRDefault="005A11F9" w:rsidP="005A11F9">
      <w:pPr>
        <w:pStyle w:val="EndNoteBibliography"/>
        <w:spacing w:after="0"/>
        <w:ind w:left="720" w:hanging="720"/>
      </w:pPr>
      <w:r w:rsidRPr="005A11F9">
        <w:t>[29]</w:t>
      </w:r>
      <w:r w:rsidRPr="005A11F9">
        <w:tab/>
        <w:t>FREE C M, THORSON J T, PINSKY M L, et al. Impacts of historical warming on marine fisheries production[J]. Science, 2019, 363(6430): 979-+.</w:t>
      </w:r>
    </w:p>
    <w:p w14:paraId="1BF237CA" w14:textId="77777777" w:rsidR="005A11F9" w:rsidRPr="005A11F9" w:rsidRDefault="005A11F9" w:rsidP="005A11F9">
      <w:pPr>
        <w:pStyle w:val="EndNoteBibliography"/>
        <w:ind w:left="720" w:hanging="720"/>
      </w:pPr>
      <w:r w:rsidRPr="005A11F9">
        <w:lastRenderedPageBreak/>
        <w:t>[30]</w:t>
      </w:r>
      <w:r w:rsidRPr="005A11F9">
        <w:tab/>
        <w:t>LOTZE H K, TITTENSOR D P, BRYNDUM-BUCHHOLZ A, et al. Global ensemble projections reveal trophic amplification of ocean biomass declines with climate change[J]. Proceedings of the National Academy of Sciences of the United States of America, 2019, 116(26): 12907-12912.</w:t>
      </w:r>
    </w:p>
    <w:p w14:paraId="339114EA" w14:textId="67D61BB7" w:rsidR="00371BA5" w:rsidRDefault="00912348" w:rsidP="0092205A">
      <w:pPr>
        <w:spacing w:after="0" w:line="360" w:lineRule="auto"/>
        <w:ind w:firstLine="420"/>
        <w:jc w:val="both"/>
        <w:rPr>
          <w:lang w:eastAsia="zh-CN"/>
        </w:rPr>
      </w:pPr>
      <w:r w:rsidRPr="00FF7387">
        <w:rPr>
          <w:rFonts w:ascii="Times New Roman" w:hAnsi="Times New Roman" w:cs="Times New Roman"/>
          <w:sz w:val="21"/>
          <w:szCs w:val="21"/>
          <w:lang w:eastAsia="zh-CN"/>
        </w:rPr>
        <w:fldChar w:fldCharType="end"/>
      </w:r>
    </w:p>
    <w:sectPr w:rsidR="00371BA5" w:rsidSect="0092205A">
      <w:headerReference w:type="default" r:id="rId46"/>
      <w:type w:val="continuous"/>
      <w:pgSz w:w="12240" w:h="15840"/>
      <w:pgMar w:top="1417" w:right="1134" w:bottom="1134" w:left="1417"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nlin wang" w:date="2026-05-16T11:44:00Z" w:initials="sw">
    <w:p w14:paraId="1FB14A40" w14:textId="77777777" w:rsidR="001F58EE" w:rsidRDefault="001F58EE">
      <w:pPr>
        <w:pStyle w:val="affb"/>
        <w:rPr>
          <w:lang w:eastAsia="zh-CN"/>
        </w:rPr>
      </w:pPr>
      <w:r>
        <w:rPr>
          <w:rStyle w:val="affa"/>
        </w:rPr>
        <w:annotationRef/>
      </w:r>
      <w:r>
        <w:rPr>
          <w:rFonts w:hint="eastAsia"/>
          <w:lang w:eastAsia="zh-CN"/>
        </w:rPr>
        <w:t>需要补充SNR那部分计算相关介绍。</w:t>
      </w:r>
    </w:p>
    <w:p w14:paraId="557E2A30" w14:textId="336CCF59" w:rsidR="001F58EE" w:rsidRDefault="001F58EE">
      <w:pPr>
        <w:pStyle w:val="affb"/>
        <w:rPr>
          <w:lang w:eastAsia="zh-CN"/>
        </w:rPr>
      </w:pPr>
      <w:r>
        <w:rPr>
          <w:rFonts w:hint="eastAsia"/>
          <w:lang w:eastAsia="zh-CN"/>
        </w:rPr>
        <w:t>还有SNR那些图标题都是错的，需要修改</w:t>
      </w:r>
    </w:p>
  </w:comment>
  <w:comment w:id="2" w:author="shanlin wang" w:date="2026-05-13T18:01:00Z" w:initials="sw">
    <w:p w14:paraId="0AE48CBB" w14:textId="77777777" w:rsidR="008F73AC" w:rsidRDefault="008F73AC">
      <w:pPr>
        <w:pStyle w:val="affb"/>
        <w:rPr>
          <w:lang w:eastAsia="zh-CN"/>
        </w:rPr>
      </w:pPr>
      <w:r>
        <w:rPr>
          <w:rStyle w:val="affa"/>
        </w:rPr>
        <w:annotationRef/>
      </w:r>
      <w:r>
        <w:rPr>
          <w:rFonts w:hint="eastAsia"/>
          <w:lang w:eastAsia="zh-CN"/>
        </w:rPr>
        <w:t>要标清楚哪个是什么图。比如</w:t>
      </w:r>
      <w:r>
        <w:rPr>
          <w:lang w:eastAsia="zh-CN"/>
        </w:rPr>
        <w:t>(</w:t>
      </w:r>
      <w:r>
        <w:rPr>
          <w:rFonts w:hint="eastAsia"/>
          <w:lang w:eastAsia="zh-CN"/>
        </w:rPr>
        <w:t>e</w:t>
      </w:r>
      <w:r>
        <w:rPr>
          <w:lang w:eastAsia="zh-CN"/>
        </w:rPr>
        <w:t xml:space="preserve">) </w:t>
      </w:r>
      <w:r>
        <w:rPr>
          <w:rFonts w:hint="eastAsia"/>
          <w:lang w:eastAsia="zh-CN"/>
        </w:rPr>
        <w:t>上层150m平均铁浓度。</w:t>
      </w:r>
    </w:p>
    <w:p w14:paraId="2C50C4D7" w14:textId="4D54D70B" w:rsidR="008F73AC" w:rsidRDefault="008F73AC">
      <w:pPr>
        <w:pStyle w:val="affb"/>
        <w:rPr>
          <w:lang w:eastAsia="zh-CN"/>
        </w:rPr>
      </w:pPr>
      <w:r>
        <w:rPr>
          <w:rFonts w:hint="eastAsia"/>
          <w:lang w:eastAsia="zh-CN"/>
        </w:rPr>
        <w:t>左，中，右分别是什么图要写清楚。</w:t>
      </w:r>
    </w:p>
    <w:p w14:paraId="4CE76ACF" w14:textId="4BFB1052" w:rsidR="008F73AC" w:rsidRDefault="008F73AC">
      <w:pPr>
        <w:pStyle w:val="affb"/>
        <w:rPr>
          <w:lang w:eastAsia="zh-CN"/>
        </w:rPr>
      </w:pPr>
      <w:r>
        <w:rPr>
          <w:rFonts w:hint="eastAsia"/>
          <w:lang w:eastAsia="zh-CN"/>
        </w:rPr>
        <w:t>另外，线图同时要标清楚具体哪条线是什么</w:t>
      </w:r>
    </w:p>
  </w:comment>
  <w:comment w:id="3" w:author="shanlin wang" w:date="2026-05-14T16:11:00Z" w:initials="sw">
    <w:p w14:paraId="2A3C56F6" w14:textId="3416D1E8" w:rsidR="003202DB" w:rsidRDefault="003202DB">
      <w:pPr>
        <w:pStyle w:val="affb"/>
        <w:rPr>
          <w:lang w:eastAsia="zh-CN"/>
        </w:rPr>
      </w:pPr>
      <w:r>
        <w:rPr>
          <w:rStyle w:val="affa"/>
        </w:rPr>
        <w:annotationRef/>
      </w:r>
      <w:r>
        <w:rPr>
          <w:rFonts w:hint="eastAsia"/>
          <w:lang w:eastAsia="zh-CN"/>
        </w:rPr>
        <w:t>初级生产力上升，但sp&amp;diat生物量都下降？</w:t>
      </w:r>
    </w:p>
  </w:comment>
  <w:comment w:id="5" w:author="shanlin wang" w:date="2026-05-15T10:57:00Z" w:initials="sw">
    <w:p w14:paraId="2EFBA5EF" w14:textId="77777777" w:rsidR="0001200B" w:rsidRDefault="0001200B">
      <w:pPr>
        <w:pStyle w:val="affb"/>
        <w:rPr>
          <w:lang w:eastAsia="zh-CN"/>
        </w:rPr>
      </w:pPr>
      <w:r>
        <w:rPr>
          <w:rStyle w:val="affa"/>
        </w:rPr>
        <w:annotationRef/>
      </w:r>
      <w:r>
        <w:rPr>
          <w:rFonts w:hint="eastAsia"/>
          <w:lang w:eastAsia="zh-CN"/>
        </w:rPr>
        <w:t>color分不出是什么时间段，颜色过于密集接近</w:t>
      </w:r>
    </w:p>
    <w:p w14:paraId="57D071AE" w14:textId="085769AC" w:rsidR="0001200B" w:rsidRDefault="0001200B">
      <w:pPr>
        <w:pStyle w:val="affb"/>
        <w:rPr>
          <w:lang w:eastAsia="zh-CN"/>
        </w:rPr>
      </w:pPr>
      <w:r>
        <w:rPr>
          <w:rFonts w:hint="eastAsia"/>
          <w:lang w:eastAsia="zh-CN"/>
        </w:rPr>
        <w:t>图表题目自行纠错！</w:t>
      </w:r>
    </w:p>
  </w:comment>
  <w:comment w:id="6" w:author="shanlin wang" w:date="2026-05-15T10:39:00Z" w:initials="sw">
    <w:p w14:paraId="5A4270DF" w14:textId="77777777" w:rsidR="00D4243F" w:rsidRDefault="00D4243F">
      <w:pPr>
        <w:pStyle w:val="affb"/>
        <w:rPr>
          <w:lang w:eastAsia="zh-CN"/>
        </w:rPr>
      </w:pPr>
      <w:r>
        <w:rPr>
          <w:rStyle w:val="affa"/>
        </w:rPr>
        <w:annotationRef/>
      </w:r>
      <w:r>
        <w:rPr>
          <w:rFonts w:hint="eastAsia"/>
          <w:lang w:eastAsia="zh-CN"/>
        </w:rPr>
        <w:t>把第一列都删掉，与上图左列重复了</w:t>
      </w:r>
    </w:p>
    <w:p w14:paraId="2DF680E6" w14:textId="7D82DD29" w:rsidR="00D4243F" w:rsidRDefault="00D4243F">
      <w:pPr>
        <w:pStyle w:val="affb"/>
        <w:rPr>
          <w:lang w:eastAsia="zh-CN"/>
        </w:rPr>
      </w:pPr>
      <w:r>
        <w:rPr>
          <w:rFonts w:hint="eastAsia"/>
          <w:lang w:eastAsia="zh-CN"/>
        </w:rPr>
        <w:t>图标题完全错误！！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7E2A30" w15:done="0"/>
  <w15:commentEx w15:paraId="4CE76ACF" w15:done="0"/>
  <w15:commentEx w15:paraId="2A3C56F6" w15:done="0"/>
  <w15:commentEx w15:paraId="57D071AE" w15:done="0"/>
  <w15:commentEx w15:paraId="2DF680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901326" w16cex:dateUtc="2026-05-16T03:44:00Z"/>
  <w16cex:commentExtensible w16cex:durableId="25AD8F9F" w16cex:dateUtc="2026-05-13T10:01:00Z"/>
  <w16cex:commentExtensible w16cex:durableId="5885F1D8" w16cex:dateUtc="2026-05-14T08:11:00Z"/>
  <w16cex:commentExtensible w16cex:durableId="1B4DA511" w16cex:dateUtc="2026-05-15T02:57:00Z"/>
  <w16cex:commentExtensible w16cex:durableId="360190E4" w16cex:dateUtc="2026-05-15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7E2A30" w16cid:durableId="7A901326"/>
  <w16cid:commentId w16cid:paraId="4CE76ACF" w16cid:durableId="25AD8F9F"/>
  <w16cid:commentId w16cid:paraId="2A3C56F6" w16cid:durableId="5885F1D8"/>
  <w16cid:commentId w16cid:paraId="57D071AE" w16cid:durableId="1B4DA511"/>
  <w16cid:commentId w16cid:paraId="2DF680E6" w16cid:durableId="360190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45E1E" w14:textId="77777777" w:rsidR="00D57F6B" w:rsidRDefault="00D57F6B">
      <w:pPr>
        <w:spacing w:after="0" w:line="240" w:lineRule="auto"/>
      </w:pPr>
      <w:r>
        <w:separator/>
      </w:r>
    </w:p>
  </w:endnote>
  <w:endnote w:type="continuationSeparator" w:id="0">
    <w:p w14:paraId="0B7289F3" w14:textId="77777777" w:rsidR="00D57F6B" w:rsidRDefault="00D57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5BFC" w14:textId="3B8A532A"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C966" w14:textId="63C5EFB8"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0785B" w14:textId="14794BDA"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CE59" w14:textId="44A54C9F"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178B" w14:textId="4C8C7182"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6EFF" w14:textId="0C5FA6BE"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40DE" w14:textId="5B0F987E"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1260" w14:textId="42EB61B1"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DD26" w14:textId="18E8DCEC"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D4FD" w14:textId="005A07C6"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155B" w14:textId="77777777" w:rsidR="00D57F6B" w:rsidRDefault="00D57F6B">
      <w:pPr>
        <w:spacing w:after="0" w:line="240" w:lineRule="auto"/>
      </w:pPr>
      <w:r>
        <w:separator/>
      </w:r>
    </w:p>
  </w:footnote>
  <w:footnote w:type="continuationSeparator" w:id="0">
    <w:p w14:paraId="714C5D46" w14:textId="77777777" w:rsidR="00D57F6B" w:rsidRDefault="00D57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CFF7" w14:textId="77777777" w:rsidR="00406ED5" w:rsidRDefault="00000000">
    <w:pPr>
      <w:pStyle w:val="a5"/>
      <w:jc w:val="center"/>
      <w:rPr>
        <w:lang w:eastAsia="zh-CN"/>
      </w:rPr>
    </w:pPr>
    <w:r>
      <w:rPr>
        <w:sz w:val="18"/>
        <w:lang w:eastAsia="zh-CN"/>
      </w:rPr>
      <w:t>全球海洋生态系统气候变化信号出现时间研究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818F" w14:textId="77777777" w:rsidR="00406ED5" w:rsidRDefault="00000000">
    <w:pPr>
      <w:pStyle w:val="a5"/>
      <w:jc w:val="center"/>
    </w:pPr>
    <w:r>
      <w:rPr>
        <w:sz w:val="18"/>
      </w:rPr>
      <w:t>1、引言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7668" w14:textId="77777777" w:rsidR="00406ED5" w:rsidRDefault="00000000">
    <w:pPr>
      <w:pStyle w:val="a5"/>
      <w:jc w:val="center"/>
      <w:rPr>
        <w:lang w:eastAsia="zh-CN"/>
      </w:rPr>
    </w:pPr>
    <w:r>
      <w:rPr>
        <w:sz w:val="18"/>
        <w:lang w:eastAsia="zh-CN"/>
      </w:rPr>
      <w:t>全球海洋生态系统气候变化信号出现时间研究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59DE" w14:textId="77777777" w:rsidR="00406ED5" w:rsidRDefault="00000000">
    <w:pPr>
      <w:pStyle w:val="a5"/>
      <w:jc w:val="center"/>
    </w:pPr>
    <w:r>
      <w:rPr>
        <w:sz w:val="18"/>
      </w:rPr>
      <w:t>2、数据和方法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0BF6" w14:textId="77777777" w:rsidR="00406ED5" w:rsidRDefault="00000000">
    <w:pPr>
      <w:pStyle w:val="a5"/>
      <w:jc w:val="center"/>
      <w:rPr>
        <w:lang w:eastAsia="zh-CN"/>
      </w:rPr>
    </w:pPr>
    <w:r>
      <w:rPr>
        <w:sz w:val="18"/>
        <w:lang w:eastAsia="zh-CN"/>
      </w:rPr>
      <w:t>全球海洋生态系统气候变化信号出现时间研究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C321" w14:textId="77777777" w:rsidR="00406ED5" w:rsidRDefault="00000000">
    <w:pPr>
      <w:pStyle w:val="a5"/>
      <w:jc w:val="center"/>
      <w:rPr>
        <w:lang w:eastAsia="zh-CN"/>
      </w:rPr>
    </w:pPr>
    <w:r>
      <w:rPr>
        <w:sz w:val="18"/>
        <w:lang w:eastAsia="zh-CN"/>
      </w:rPr>
      <w:t>3、气候变化信号的空间格局与全球平均演变</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893A" w14:textId="77777777" w:rsidR="00406ED5" w:rsidRDefault="00000000">
    <w:pPr>
      <w:pStyle w:val="a5"/>
      <w:jc w:val="center"/>
      <w:rPr>
        <w:lang w:eastAsia="zh-CN"/>
      </w:rPr>
    </w:pPr>
    <w:r>
      <w:rPr>
        <w:sz w:val="18"/>
        <w:lang w:eastAsia="zh-CN"/>
      </w:rPr>
      <w:t>全球海洋生态系统气候变化信号出现时间研究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27DF" w14:textId="77777777" w:rsidR="00406ED5" w:rsidRDefault="00000000">
    <w:pPr>
      <w:pStyle w:val="a5"/>
      <w:jc w:val="center"/>
      <w:rPr>
        <w:lang w:eastAsia="zh-CN"/>
      </w:rPr>
    </w:pPr>
    <w:r>
      <w:rPr>
        <w:sz w:val="18"/>
        <w:lang w:eastAsia="zh-CN"/>
      </w:rPr>
      <w:t>4、气候变化信号出现时间及其信噪比解释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EB0C" w14:textId="77777777" w:rsidR="00406ED5" w:rsidRDefault="00000000">
    <w:pPr>
      <w:pStyle w:val="a5"/>
      <w:jc w:val="center"/>
      <w:rPr>
        <w:lang w:eastAsia="zh-CN"/>
      </w:rPr>
    </w:pPr>
    <w:r>
      <w:rPr>
        <w:sz w:val="18"/>
        <w:lang w:eastAsia="zh-CN"/>
      </w:rPr>
      <w:t>全球海洋生态系统气候变化信号出现时间研究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7C42" w14:textId="1F0B0A61" w:rsidR="00406ED5" w:rsidRDefault="0092205A">
    <w:pPr>
      <w:pStyle w:val="a5"/>
      <w:jc w:val="center"/>
    </w:pPr>
    <w:r>
      <w:rPr>
        <w:rFonts w:hint="eastAsia"/>
        <w:sz w:val="18"/>
        <w:lang w:eastAsia="zh-CN"/>
      </w:rPr>
      <w:t>5、结论和不足</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FEDF" w14:textId="0A9DDCBB" w:rsidR="0092205A" w:rsidRDefault="0092205A">
    <w:pPr>
      <w:pStyle w:val="a5"/>
      <w:jc w:val="center"/>
    </w:pPr>
    <w:r>
      <w:rPr>
        <w:rFonts w:hint="eastAsia"/>
        <w:sz w:val="18"/>
        <w:lang w:eastAsia="zh-CN"/>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206570">
    <w:abstractNumId w:val="8"/>
  </w:num>
  <w:num w:numId="2" w16cid:durableId="1813207290">
    <w:abstractNumId w:val="6"/>
  </w:num>
  <w:num w:numId="3" w16cid:durableId="1770006889">
    <w:abstractNumId w:val="5"/>
  </w:num>
  <w:num w:numId="4" w16cid:durableId="1930846887">
    <w:abstractNumId w:val="4"/>
  </w:num>
  <w:num w:numId="5" w16cid:durableId="1256788818">
    <w:abstractNumId w:val="7"/>
  </w:num>
  <w:num w:numId="6" w16cid:durableId="799417624">
    <w:abstractNumId w:val="3"/>
  </w:num>
  <w:num w:numId="7" w16cid:durableId="1372805737">
    <w:abstractNumId w:val="2"/>
  </w:num>
  <w:num w:numId="8" w16cid:durableId="714037434">
    <w:abstractNumId w:val="1"/>
  </w:num>
  <w:num w:numId="9" w16cid:durableId="5251415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lin wang">
    <w15:presenceInfo w15:providerId="Windows Live" w15:userId="ed42dba54b33170e"/>
  </w15:person>
  <w15:person w15:author="锴烨 吴">
    <w15:presenceInfo w15:providerId="Windows Live" w15:userId="3be7c95e0ecadb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trackRevisions/>
  <w:defaultTabStop w:val="48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厦门大学毕业论文（2023） &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2rsaxpe9r5vqe5ws0v5r9qaet595v0pxz9&quot;&gt;My EndNote Library1&lt;record-ids&gt;&lt;item&gt;3&lt;/item&gt;&lt;item&gt;11&lt;/item&gt;&lt;item&gt;15&lt;/item&gt;&lt;item&gt;16&lt;/item&gt;&lt;item&gt;17&lt;/item&gt;&lt;item&gt;18&lt;/item&gt;&lt;item&gt;24&lt;/item&gt;&lt;item&gt;27&lt;/item&gt;&lt;item&gt;31&lt;/item&gt;&lt;item&gt;35&lt;/item&gt;&lt;item&gt;36&lt;/item&gt;&lt;item&gt;37&lt;/item&gt;&lt;item&gt;51&lt;/item&gt;&lt;item&gt;54&lt;/item&gt;&lt;item&gt;56&lt;/item&gt;&lt;item&gt;76&lt;/item&gt;&lt;item&gt;82&lt;/item&gt;&lt;item&gt;86&lt;/item&gt;&lt;item&gt;103&lt;/item&gt;&lt;item&gt;112&lt;/item&gt;&lt;item&gt;113&lt;/item&gt;&lt;item&gt;115&lt;/item&gt;&lt;item&gt;118&lt;/item&gt;&lt;item&gt;119&lt;/item&gt;&lt;item&gt;120&lt;/item&gt;&lt;item&gt;124&lt;/item&gt;&lt;item&gt;125&lt;/item&gt;&lt;item&gt;126&lt;/item&gt;&lt;item&gt;127&lt;/item&gt;&lt;item&gt;130&lt;/item&gt;&lt;/record-ids&gt;&lt;/item&gt;&lt;/Libraries&gt;"/>
  </w:docVars>
  <w:rsids>
    <w:rsidRoot w:val="00B47730"/>
    <w:rsid w:val="00002640"/>
    <w:rsid w:val="00002B52"/>
    <w:rsid w:val="0000387E"/>
    <w:rsid w:val="00006359"/>
    <w:rsid w:val="000071AC"/>
    <w:rsid w:val="0001200B"/>
    <w:rsid w:val="00012E91"/>
    <w:rsid w:val="000133C2"/>
    <w:rsid w:val="00015652"/>
    <w:rsid w:val="00022C5A"/>
    <w:rsid w:val="00023704"/>
    <w:rsid w:val="000336C0"/>
    <w:rsid w:val="00034616"/>
    <w:rsid w:val="000444DB"/>
    <w:rsid w:val="0006063C"/>
    <w:rsid w:val="0006112B"/>
    <w:rsid w:val="00066640"/>
    <w:rsid w:val="000706D1"/>
    <w:rsid w:val="00073A5B"/>
    <w:rsid w:val="00081022"/>
    <w:rsid w:val="00083E65"/>
    <w:rsid w:val="00092B79"/>
    <w:rsid w:val="000A199D"/>
    <w:rsid w:val="000A4DBC"/>
    <w:rsid w:val="000B0D69"/>
    <w:rsid w:val="000B3329"/>
    <w:rsid w:val="000C0D63"/>
    <w:rsid w:val="000C114C"/>
    <w:rsid w:val="000C1B2D"/>
    <w:rsid w:val="000C6F80"/>
    <w:rsid w:val="000D4786"/>
    <w:rsid w:val="000E0250"/>
    <w:rsid w:val="000F6D3B"/>
    <w:rsid w:val="000F7849"/>
    <w:rsid w:val="00103D8F"/>
    <w:rsid w:val="00104C6E"/>
    <w:rsid w:val="00115172"/>
    <w:rsid w:val="00126A40"/>
    <w:rsid w:val="001321BD"/>
    <w:rsid w:val="00143B06"/>
    <w:rsid w:val="00145814"/>
    <w:rsid w:val="00146761"/>
    <w:rsid w:val="00147C82"/>
    <w:rsid w:val="0015005D"/>
    <w:rsid w:val="0015074B"/>
    <w:rsid w:val="0015161F"/>
    <w:rsid w:val="0015330B"/>
    <w:rsid w:val="00154A89"/>
    <w:rsid w:val="001603F8"/>
    <w:rsid w:val="00160870"/>
    <w:rsid w:val="00163869"/>
    <w:rsid w:val="0016418F"/>
    <w:rsid w:val="00165B2C"/>
    <w:rsid w:val="00165E36"/>
    <w:rsid w:val="0017130E"/>
    <w:rsid w:val="001940A6"/>
    <w:rsid w:val="0019620F"/>
    <w:rsid w:val="001A010F"/>
    <w:rsid w:val="001A05DB"/>
    <w:rsid w:val="001A3E06"/>
    <w:rsid w:val="001B000F"/>
    <w:rsid w:val="001B352D"/>
    <w:rsid w:val="001B4848"/>
    <w:rsid w:val="001B70CA"/>
    <w:rsid w:val="001C3F32"/>
    <w:rsid w:val="001C451C"/>
    <w:rsid w:val="001D2D07"/>
    <w:rsid w:val="001D5E4A"/>
    <w:rsid w:val="001D5EC6"/>
    <w:rsid w:val="001E6271"/>
    <w:rsid w:val="001F0947"/>
    <w:rsid w:val="001F58EE"/>
    <w:rsid w:val="002028B1"/>
    <w:rsid w:val="00204D12"/>
    <w:rsid w:val="00205618"/>
    <w:rsid w:val="0020668A"/>
    <w:rsid w:val="00214D97"/>
    <w:rsid w:val="0021565D"/>
    <w:rsid w:val="002158DB"/>
    <w:rsid w:val="002204A1"/>
    <w:rsid w:val="002304A8"/>
    <w:rsid w:val="00230750"/>
    <w:rsid w:val="002414A2"/>
    <w:rsid w:val="00242932"/>
    <w:rsid w:val="00245EF5"/>
    <w:rsid w:val="00247324"/>
    <w:rsid w:val="00251F43"/>
    <w:rsid w:val="00252D4A"/>
    <w:rsid w:val="00253115"/>
    <w:rsid w:val="002615B2"/>
    <w:rsid w:val="00262845"/>
    <w:rsid w:val="00265DAE"/>
    <w:rsid w:val="00272529"/>
    <w:rsid w:val="002731E2"/>
    <w:rsid w:val="002735E5"/>
    <w:rsid w:val="0027685C"/>
    <w:rsid w:val="00283D09"/>
    <w:rsid w:val="00286BAB"/>
    <w:rsid w:val="002877FC"/>
    <w:rsid w:val="0029639D"/>
    <w:rsid w:val="002969F1"/>
    <w:rsid w:val="002A0B75"/>
    <w:rsid w:val="002A10BA"/>
    <w:rsid w:val="002A6D81"/>
    <w:rsid w:val="002B2DA4"/>
    <w:rsid w:val="002B3557"/>
    <w:rsid w:val="002C53F6"/>
    <w:rsid w:val="002C7951"/>
    <w:rsid w:val="002E3685"/>
    <w:rsid w:val="002E425F"/>
    <w:rsid w:val="0030099C"/>
    <w:rsid w:val="00306F34"/>
    <w:rsid w:val="00314EA1"/>
    <w:rsid w:val="003202DB"/>
    <w:rsid w:val="00322EBC"/>
    <w:rsid w:val="00325906"/>
    <w:rsid w:val="00325C32"/>
    <w:rsid w:val="003260FC"/>
    <w:rsid w:val="00326F90"/>
    <w:rsid w:val="00333BF4"/>
    <w:rsid w:val="00336DA0"/>
    <w:rsid w:val="00341B03"/>
    <w:rsid w:val="00343B55"/>
    <w:rsid w:val="0034503F"/>
    <w:rsid w:val="00346B1D"/>
    <w:rsid w:val="003660AC"/>
    <w:rsid w:val="003705BF"/>
    <w:rsid w:val="00371BA5"/>
    <w:rsid w:val="003739B4"/>
    <w:rsid w:val="003810E3"/>
    <w:rsid w:val="00386B8D"/>
    <w:rsid w:val="00390801"/>
    <w:rsid w:val="00391842"/>
    <w:rsid w:val="003929F9"/>
    <w:rsid w:val="00393632"/>
    <w:rsid w:val="0039743B"/>
    <w:rsid w:val="00397B6B"/>
    <w:rsid w:val="00397C77"/>
    <w:rsid w:val="003B6373"/>
    <w:rsid w:val="003B7D17"/>
    <w:rsid w:val="003D312B"/>
    <w:rsid w:val="003D4B22"/>
    <w:rsid w:val="003E024E"/>
    <w:rsid w:val="003E693A"/>
    <w:rsid w:val="003F2ADA"/>
    <w:rsid w:val="00402297"/>
    <w:rsid w:val="0040516A"/>
    <w:rsid w:val="00406ED5"/>
    <w:rsid w:val="00412604"/>
    <w:rsid w:val="00420252"/>
    <w:rsid w:val="004247FF"/>
    <w:rsid w:val="0043053F"/>
    <w:rsid w:val="0043567B"/>
    <w:rsid w:val="004357E8"/>
    <w:rsid w:val="00460B57"/>
    <w:rsid w:val="00464179"/>
    <w:rsid w:val="0046439A"/>
    <w:rsid w:val="00470230"/>
    <w:rsid w:val="00473603"/>
    <w:rsid w:val="0048206E"/>
    <w:rsid w:val="004831E6"/>
    <w:rsid w:val="004876AB"/>
    <w:rsid w:val="004903DD"/>
    <w:rsid w:val="00497F75"/>
    <w:rsid w:val="004A0D1B"/>
    <w:rsid w:val="004A185B"/>
    <w:rsid w:val="004A61D0"/>
    <w:rsid w:val="004A6501"/>
    <w:rsid w:val="004A715B"/>
    <w:rsid w:val="004A7772"/>
    <w:rsid w:val="004B139A"/>
    <w:rsid w:val="004B7524"/>
    <w:rsid w:val="004C37A1"/>
    <w:rsid w:val="004C4896"/>
    <w:rsid w:val="004C5F69"/>
    <w:rsid w:val="004C7DF9"/>
    <w:rsid w:val="004D70B9"/>
    <w:rsid w:val="004E036A"/>
    <w:rsid w:val="004E3C56"/>
    <w:rsid w:val="004E50F0"/>
    <w:rsid w:val="004F7E1B"/>
    <w:rsid w:val="0050118E"/>
    <w:rsid w:val="00504B4E"/>
    <w:rsid w:val="00506A09"/>
    <w:rsid w:val="00514BDF"/>
    <w:rsid w:val="00515755"/>
    <w:rsid w:val="00516E75"/>
    <w:rsid w:val="00520715"/>
    <w:rsid w:val="00522263"/>
    <w:rsid w:val="00532923"/>
    <w:rsid w:val="0053380B"/>
    <w:rsid w:val="005352FE"/>
    <w:rsid w:val="005409E2"/>
    <w:rsid w:val="00553C4C"/>
    <w:rsid w:val="0055469A"/>
    <w:rsid w:val="00567AEB"/>
    <w:rsid w:val="00584110"/>
    <w:rsid w:val="00586723"/>
    <w:rsid w:val="00587D94"/>
    <w:rsid w:val="005A11F9"/>
    <w:rsid w:val="005A53C6"/>
    <w:rsid w:val="005C1EA1"/>
    <w:rsid w:val="005C387D"/>
    <w:rsid w:val="005C60A1"/>
    <w:rsid w:val="005D1269"/>
    <w:rsid w:val="005F639B"/>
    <w:rsid w:val="005F6CF6"/>
    <w:rsid w:val="00601754"/>
    <w:rsid w:val="00601953"/>
    <w:rsid w:val="006025A7"/>
    <w:rsid w:val="006067E2"/>
    <w:rsid w:val="00610146"/>
    <w:rsid w:val="00610710"/>
    <w:rsid w:val="0061184C"/>
    <w:rsid w:val="006179E7"/>
    <w:rsid w:val="00642057"/>
    <w:rsid w:val="006423B8"/>
    <w:rsid w:val="006454DC"/>
    <w:rsid w:val="00653090"/>
    <w:rsid w:val="00656232"/>
    <w:rsid w:val="00662E86"/>
    <w:rsid w:val="00670AA0"/>
    <w:rsid w:val="00672040"/>
    <w:rsid w:val="00677BE9"/>
    <w:rsid w:val="006A0A37"/>
    <w:rsid w:val="006A4127"/>
    <w:rsid w:val="006A4B74"/>
    <w:rsid w:val="006B6182"/>
    <w:rsid w:val="006D1C3C"/>
    <w:rsid w:val="006D38F6"/>
    <w:rsid w:val="006E0F7E"/>
    <w:rsid w:val="006F53CA"/>
    <w:rsid w:val="00723AFA"/>
    <w:rsid w:val="00730CAD"/>
    <w:rsid w:val="0075057E"/>
    <w:rsid w:val="00750AD9"/>
    <w:rsid w:val="00760DF1"/>
    <w:rsid w:val="00761066"/>
    <w:rsid w:val="00762470"/>
    <w:rsid w:val="00763B88"/>
    <w:rsid w:val="007665B6"/>
    <w:rsid w:val="007708DC"/>
    <w:rsid w:val="007733AC"/>
    <w:rsid w:val="007743F6"/>
    <w:rsid w:val="007764B0"/>
    <w:rsid w:val="00780EA7"/>
    <w:rsid w:val="007927E2"/>
    <w:rsid w:val="007D720E"/>
    <w:rsid w:val="007E21C9"/>
    <w:rsid w:val="007F200D"/>
    <w:rsid w:val="007F5220"/>
    <w:rsid w:val="007F5977"/>
    <w:rsid w:val="0082224D"/>
    <w:rsid w:val="00823E88"/>
    <w:rsid w:val="0083172D"/>
    <w:rsid w:val="0083437D"/>
    <w:rsid w:val="00840BEA"/>
    <w:rsid w:val="008427A4"/>
    <w:rsid w:val="00850652"/>
    <w:rsid w:val="00880F61"/>
    <w:rsid w:val="00897590"/>
    <w:rsid w:val="008A5971"/>
    <w:rsid w:val="008C036F"/>
    <w:rsid w:val="008C1DE1"/>
    <w:rsid w:val="008D657D"/>
    <w:rsid w:val="008D729E"/>
    <w:rsid w:val="008E327C"/>
    <w:rsid w:val="008E589D"/>
    <w:rsid w:val="008F0509"/>
    <w:rsid w:val="008F73AC"/>
    <w:rsid w:val="008F7A45"/>
    <w:rsid w:val="00903BEF"/>
    <w:rsid w:val="00912348"/>
    <w:rsid w:val="00915E40"/>
    <w:rsid w:val="00916A4A"/>
    <w:rsid w:val="0092027E"/>
    <w:rsid w:val="0092174C"/>
    <w:rsid w:val="0092205A"/>
    <w:rsid w:val="00927EC3"/>
    <w:rsid w:val="00932CC2"/>
    <w:rsid w:val="0094082E"/>
    <w:rsid w:val="00946D4F"/>
    <w:rsid w:val="009508DB"/>
    <w:rsid w:val="00951394"/>
    <w:rsid w:val="00952B09"/>
    <w:rsid w:val="009571CF"/>
    <w:rsid w:val="009621B1"/>
    <w:rsid w:val="00965E1F"/>
    <w:rsid w:val="00966911"/>
    <w:rsid w:val="00971E18"/>
    <w:rsid w:val="00972EE1"/>
    <w:rsid w:val="00976A17"/>
    <w:rsid w:val="00980681"/>
    <w:rsid w:val="0099177E"/>
    <w:rsid w:val="0099287B"/>
    <w:rsid w:val="009929BF"/>
    <w:rsid w:val="00995EF2"/>
    <w:rsid w:val="009A14A7"/>
    <w:rsid w:val="009B281B"/>
    <w:rsid w:val="009B3850"/>
    <w:rsid w:val="009B48E3"/>
    <w:rsid w:val="009C3D73"/>
    <w:rsid w:val="009C5A02"/>
    <w:rsid w:val="009E1A06"/>
    <w:rsid w:val="009E27F9"/>
    <w:rsid w:val="009F2473"/>
    <w:rsid w:val="00A02B15"/>
    <w:rsid w:val="00A03C83"/>
    <w:rsid w:val="00A10B2B"/>
    <w:rsid w:val="00A163EB"/>
    <w:rsid w:val="00A20351"/>
    <w:rsid w:val="00A23986"/>
    <w:rsid w:val="00A347CC"/>
    <w:rsid w:val="00A36BD1"/>
    <w:rsid w:val="00A4339A"/>
    <w:rsid w:val="00A45DA8"/>
    <w:rsid w:val="00A52DCA"/>
    <w:rsid w:val="00A55116"/>
    <w:rsid w:val="00A622FB"/>
    <w:rsid w:val="00A71EB4"/>
    <w:rsid w:val="00A85952"/>
    <w:rsid w:val="00A92A6A"/>
    <w:rsid w:val="00A94342"/>
    <w:rsid w:val="00AA1D8D"/>
    <w:rsid w:val="00AA2168"/>
    <w:rsid w:val="00AA3A1E"/>
    <w:rsid w:val="00AB1B02"/>
    <w:rsid w:val="00AB1EB5"/>
    <w:rsid w:val="00AB220A"/>
    <w:rsid w:val="00AB5689"/>
    <w:rsid w:val="00AB5A52"/>
    <w:rsid w:val="00AC39B3"/>
    <w:rsid w:val="00AE0760"/>
    <w:rsid w:val="00AE2F3F"/>
    <w:rsid w:val="00AE4A09"/>
    <w:rsid w:val="00B01B39"/>
    <w:rsid w:val="00B01F94"/>
    <w:rsid w:val="00B063C7"/>
    <w:rsid w:val="00B21AF9"/>
    <w:rsid w:val="00B24AEE"/>
    <w:rsid w:val="00B32614"/>
    <w:rsid w:val="00B35BD0"/>
    <w:rsid w:val="00B42E9D"/>
    <w:rsid w:val="00B45165"/>
    <w:rsid w:val="00B47730"/>
    <w:rsid w:val="00B5421C"/>
    <w:rsid w:val="00B5578B"/>
    <w:rsid w:val="00B63FA8"/>
    <w:rsid w:val="00B7471A"/>
    <w:rsid w:val="00B8019E"/>
    <w:rsid w:val="00B84FD3"/>
    <w:rsid w:val="00B85ED8"/>
    <w:rsid w:val="00B917AC"/>
    <w:rsid w:val="00BA5202"/>
    <w:rsid w:val="00BB0EFA"/>
    <w:rsid w:val="00BB68A9"/>
    <w:rsid w:val="00BC3352"/>
    <w:rsid w:val="00BC39A7"/>
    <w:rsid w:val="00BD1FC3"/>
    <w:rsid w:val="00BE39E2"/>
    <w:rsid w:val="00BE4D63"/>
    <w:rsid w:val="00BF0355"/>
    <w:rsid w:val="00BF0EAE"/>
    <w:rsid w:val="00C01E23"/>
    <w:rsid w:val="00C21D2C"/>
    <w:rsid w:val="00C44330"/>
    <w:rsid w:val="00C547CD"/>
    <w:rsid w:val="00C55882"/>
    <w:rsid w:val="00C75B0D"/>
    <w:rsid w:val="00C77D43"/>
    <w:rsid w:val="00C90A5E"/>
    <w:rsid w:val="00CA205E"/>
    <w:rsid w:val="00CB0664"/>
    <w:rsid w:val="00CB28B8"/>
    <w:rsid w:val="00CB4D9E"/>
    <w:rsid w:val="00CC562A"/>
    <w:rsid w:val="00CD359F"/>
    <w:rsid w:val="00CD44CA"/>
    <w:rsid w:val="00CD6803"/>
    <w:rsid w:val="00D15B08"/>
    <w:rsid w:val="00D21BB6"/>
    <w:rsid w:val="00D21BDD"/>
    <w:rsid w:val="00D27460"/>
    <w:rsid w:val="00D2757A"/>
    <w:rsid w:val="00D31615"/>
    <w:rsid w:val="00D32D7F"/>
    <w:rsid w:val="00D3722E"/>
    <w:rsid w:val="00D4243F"/>
    <w:rsid w:val="00D433DC"/>
    <w:rsid w:val="00D47690"/>
    <w:rsid w:val="00D53594"/>
    <w:rsid w:val="00D57F6B"/>
    <w:rsid w:val="00D66DA6"/>
    <w:rsid w:val="00D7320F"/>
    <w:rsid w:val="00D7636D"/>
    <w:rsid w:val="00D8403F"/>
    <w:rsid w:val="00D85944"/>
    <w:rsid w:val="00D96737"/>
    <w:rsid w:val="00D97E22"/>
    <w:rsid w:val="00DA1702"/>
    <w:rsid w:val="00DA3DA3"/>
    <w:rsid w:val="00DA3DF8"/>
    <w:rsid w:val="00DB7CCF"/>
    <w:rsid w:val="00DC2875"/>
    <w:rsid w:val="00DC3854"/>
    <w:rsid w:val="00DD1E0D"/>
    <w:rsid w:val="00DD453F"/>
    <w:rsid w:val="00DD5934"/>
    <w:rsid w:val="00DD7DE1"/>
    <w:rsid w:val="00DE02D7"/>
    <w:rsid w:val="00DE2749"/>
    <w:rsid w:val="00DE3E2F"/>
    <w:rsid w:val="00DE42FC"/>
    <w:rsid w:val="00DE5AE3"/>
    <w:rsid w:val="00DE7465"/>
    <w:rsid w:val="00DE7FEF"/>
    <w:rsid w:val="00DF1663"/>
    <w:rsid w:val="00DF5A44"/>
    <w:rsid w:val="00E1142F"/>
    <w:rsid w:val="00E11915"/>
    <w:rsid w:val="00E12A6A"/>
    <w:rsid w:val="00E136BE"/>
    <w:rsid w:val="00E143CB"/>
    <w:rsid w:val="00E149D1"/>
    <w:rsid w:val="00E272C2"/>
    <w:rsid w:val="00E307D8"/>
    <w:rsid w:val="00E30C69"/>
    <w:rsid w:val="00E326CB"/>
    <w:rsid w:val="00E43F4A"/>
    <w:rsid w:val="00E473D2"/>
    <w:rsid w:val="00E50CCF"/>
    <w:rsid w:val="00E54AF4"/>
    <w:rsid w:val="00E6302B"/>
    <w:rsid w:val="00E64B02"/>
    <w:rsid w:val="00E8665E"/>
    <w:rsid w:val="00E8753C"/>
    <w:rsid w:val="00EA0755"/>
    <w:rsid w:val="00EA7C1F"/>
    <w:rsid w:val="00EB279E"/>
    <w:rsid w:val="00EB549B"/>
    <w:rsid w:val="00EC1FA2"/>
    <w:rsid w:val="00EC2411"/>
    <w:rsid w:val="00EC474A"/>
    <w:rsid w:val="00ED1566"/>
    <w:rsid w:val="00ED40EB"/>
    <w:rsid w:val="00ED7617"/>
    <w:rsid w:val="00EE7085"/>
    <w:rsid w:val="00EF2882"/>
    <w:rsid w:val="00EF28A2"/>
    <w:rsid w:val="00F0007F"/>
    <w:rsid w:val="00F02956"/>
    <w:rsid w:val="00F06284"/>
    <w:rsid w:val="00F10175"/>
    <w:rsid w:val="00F10385"/>
    <w:rsid w:val="00F15B6C"/>
    <w:rsid w:val="00F17457"/>
    <w:rsid w:val="00F20704"/>
    <w:rsid w:val="00F369CE"/>
    <w:rsid w:val="00F43CC9"/>
    <w:rsid w:val="00F46FEC"/>
    <w:rsid w:val="00F53F54"/>
    <w:rsid w:val="00F54973"/>
    <w:rsid w:val="00F54EBA"/>
    <w:rsid w:val="00F55E26"/>
    <w:rsid w:val="00F57F61"/>
    <w:rsid w:val="00F672B6"/>
    <w:rsid w:val="00F720B9"/>
    <w:rsid w:val="00F7287C"/>
    <w:rsid w:val="00F72CBD"/>
    <w:rsid w:val="00F73EF6"/>
    <w:rsid w:val="00F759ED"/>
    <w:rsid w:val="00F760AC"/>
    <w:rsid w:val="00F865B8"/>
    <w:rsid w:val="00F867E4"/>
    <w:rsid w:val="00F87D87"/>
    <w:rsid w:val="00F92BED"/>
    <w:rsid w:val="00F9349B"/>
    <w:rsid w:val="00F94421"/>
    <w:rsid w:val="00F94564"/>
    <w:rsid w:val="00F94769"/>
    <w:rsid w:val="00FA4078"/>
    <w:rsid w:val="00FA5F5A"/>
    <w:rsid w:val="00FA6C4F"/>
    <w:rsid w:val="00FB45BB"/>
    <w:rsid w:val="00FB7799"/>
    <w:rsid w:val="00FC1E3E"/>
    <w:rsid w:val="00FC463E"/>
    <w:rsid w:val="00FC693F"/>
    <w:rsid w:val="00FC7889"/>
    <w:rsid w:val="00FC78DA"/>
    <w:rsid w:val="00FD51AC"/>
    <w:rsid w:val="00FE0E4B"/>
    <w:rsid w:val="00FE61D1"/>
    <w:rsid w:val="00FF7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3A75CC"/>
  <w14:defaultImageDpi w14:val="300"/>
  <w15:docId w15:val="{677C9DB4-3631-47E6-B345-1813F193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a1"/>
    <w:link w:val="EndNoteBibliographyTitle0"/>
    <w:rsid w:val="00912348"/>
    <w:pPr>
      <w:spacing w:after="0"/>
      <w:jc w:val="center"/>
    </w:pPr>
    <w:rPr>
      <w:noProof/>
    </w:rPr>
  </w:style>
  <w:style w:type="character" w:customStyle="1" w:styleId="EndNoteBibliographyTitle0">
    <w:name w:val="EndNote Bibliography Title 字符"/>
    <w:basedOn w:val="a2"/>
    <w:link w:val="EndNoteBibliographyTitle"/>
    <w:rsid w:val="00912348"/>
    <w:rPr>
      <w:rFonts w:ascii="宋体" w:eastAsia="宋体" w:hAnsi="宋体"/>
      <w:noProof/>
      <w:sz w:val="24"/>
    </w:rPr>
  </w:style>
  <w:style w:type="paragraph" w:customStyle="1" w:styleId="EndNoteBibliography">
    <w:name w:val="EndNote Bibliography"/>
    <w:basedOn w:val="a1"/>
    <w:link w:val="EndNoteBibliography0"/>
    <w:rsid w:val="00912348"/>
    <w:pPr>
      <w:spacing w:line="240" w:lineRule="auto"/>
    </w:pPr>
    <w:rPr>
      <w:noProof/>
    </w:rPr>
  </w:style>
  <w:style w:type="character" w:customStyle="1" w:styleId="EndNoteBibliography0">
    <w:name w:val="EndNote Bibliography 字符"/>
    <w:basedOn w:val="a2"/>
    <w:link w:val="EndNoteBibliography"/>
    <w:rsid w:val="00912348"/>
    <w:rPr>
      <w:rFonts w:ascii="宋体" w:eastAsia="宋体" w:hAnsi="宋体"/>
      <w:noProof/>
      <w:sz w:val="24"/>
    </w:rPr>
  </w:style>
  <w:style w:type="paragraph" w:styleId="aff9">
    <w:name w:val="Revision"/>
    <w:hidden/>
    <w:uiPriority w:val="99"/>
    <w:semiHidden/>
    <w:rsid w:val="00D66DA6"/>
    <w:pPr>
      <w:spacing w:after="0" w:line="240" w:lineRule="auto"/>
    </w:pPr>
    <w:rPr>
      <w:rFonts w:ascii="宋体" w:eastAsia="宋体" w:hAnsi="宋体"/>
      <w:sz w:val="24"/>
    </w:rPr>
  </w:style>
  <w:style w:type="character" w:styleId="affa">
    <w:name w:val="annotation reference"/>
    <w:basedOn w:val="a2"/>
    <w:uiPriority w:val="99"/>
    <w:semiHidden/>
    <w:unhideWhenUsed/>
    <w:rsid w:val="00D66DA6"/>
    <w:rPr>
      <w:sz w:val="16"/>
      <w:szCs w:val="16"/>
    </w:rPr>
  </w:style>
  <w:style w:type="paragraph" w:styleId="affb">
    <w:name w:val="annotation text"/>
    <w:basedOn w:val="a1"/>
    <w:link w:val="affc"/>
    <w:uiPriority w:val="99"/>
    <w:semiHidden/>
    <w:unhideWhenUsed/>
    <w:rsid w:val="00D66DA6"/>
    <w:pPr>
      <w:spacing w:line="240" w:lineRule="auto"/>
    </w:pPr>
    <w:rPr>
      <w:sz w:val="20"/>
      <w:szCs w:val="20"/>
    </w:rPr>
  </w:style>
  <w:style w:type="character" w:customStyle="1" w:styleId="affc">
    <w:name w:val="批注文字 字符"/>
    <w:basedOn w:val="a2"/>
    <w:link w:val="affb"/>
    <w:uiPriority w:val="99"/>
    <w:semiHidden/>
    <w:rsid w:val="00D66DA6"/>
    <w:rPr>
      <w:rFonts w:ascii="宋体" w:eastAsia="宋体" w:hAnsi="宋体"/>
      <w:sz w:val="20"/>
      <w:szCs w:val="20"/>
    </w:rPr>
  </w:style>
  <w:style w:type="paragraph" w:styleId="affd">
    <w:name w:val="annotation subject"/>
    <w:basedOn w:val="affb"/>
    <w:next w:val="affb"/>
    <w:link w:val="affe"/>
    <w:uiPriority w:val="99"/>
    <w:semiHidden/>
    <w:unhideWhenUsed/>
    <w:rsid w:val="008F73AC"/>
    <w:rPr>
      <w:b/>
      <w:bCs/>
    </w:rPr>
  </w:style>
  <w:style w:type="character" w:customStyle="1" w:styleId="affe">
    <w:name w:val="批注主题 字符"/>
    <w:basedOn w:val="affc"/>
    <w:link w:val="affd"/>
    <w:uiPriority w:val="99"/>
    <w:semiHidden/>
    <w:rsid w:val="008F73AC"/>
    <w:rPr>
      <w:rFonts w:ascii="宋体" w:eastAsia="宋体" w:hAnsi="宋体"/>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240911">
      <w:bodyDiv w:val="1"/>
      <w:marLeft w:val="0"/>
      <w:marRight w:val="0"/>
      <w:marTop w:val="0"/>
      <w:marBottom w:val="0"/>
      <w:divBdr>
        <w:top w:val="none" w:sz="0" w:space="0" w:color="auto"/>
        <w:left w:val="none" w:sz="0" w:space="0" w:color="auto"/>
        <w:bottom w:val="none" w:sz="0" w:space="0" w:color="auto"/>
        <w:right w:val="none" w:sz="0" w:space="0" w:color="auto"/>
      </w:divBdr>
    </w:div>
    <w:div w:id="2106656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7.jpg"/><Relationship Id="rId39" Type="http://schemas.openxmlformats.org/officeDocument/2006/relationships/header" Target="header8.xml"/><Relationship Id="rId21" Type="http://schemas.openxmlformats.org/officeDocument/2006/relationships/footer" Target="footer4.xml"/><Relationship Id="rId34" Type="http://schemas.openxmlformats.org/officeDocument/2006/relationships/image" Target="media/image11.jpg"/><Relationship Id="rId42" Type="http://schemas.openxmlformats.org/officeDocument/2006/relationships/header" Target="header9.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header" Target="header6.xml"/><Relationship Id="rId11" Type="http://schemas.openxmlformats.org/officeDocument/2006/relationships/footer" Target="footer2.xml"/><Relationship Id="rId24" Type="http://schemas.openxmlformats.org/officeDocument/2006/relationships/image" Target="media/image5.jpg"/><Relationship Id="rId32" Type="http://schemas.openxmlformats.org/officeDocument/2006/relationships/image" Target="media/image9.jpg"/><Relationship Id="rId37" Type="http://schemas.openxmlformats.org/officeDocument/2006/relationships/image" Target="media/image14.jpg"/><Relationship Id="rId40" Type="http://schemas.openxmlformats.org/officeDocument/2006/relationships/footer" Target="footer7.xml"/><Relationship Id="rId45" Type="http://schemas.openxmlformats.org/officeDocument/2006/relationships/footer" Target="footer10.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4.jpg"/><Relationship Id="rId28" Type="http://schemas.openxmlformats.org/officeDocument/2006/relationships/header" Target="header5.xml"/><Relationship Id="rId36" Type="http://schemas.openxmlformats.org/officeDocument/2006/relationships/image" Target="media/image13.jp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6.xml"/><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footer" Target="footer5.xml"/><Relationship Id="rId35" Type="http://schemas.openxmlformats.org/officeDocument/2006/relationships/image" Target="media/image12.jpg"/><Relationship Id="rId43" Type="http://schemas.openxmlformats.org/officeDocument/2006/relationships/header" Target="header10.xml"/><Relationship Id="rId48" Type="http://schemas.microsoft.com/office/2011/relationships/people" Target="peop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2.jpg"/><Relationship Id="rId25" Type="http://schemas.openxmlformats.org/officeDocument/2006/relationships/image" Target="media/image6.jpg"/><Relationship Id="rId33" Type="http://schemas.openxmlformats.org/officeDocument/2006/relationships/image" Target="media/image10.jpg"/><Relationship Id="rId38" Type="http://schemas.openxmlformats.org/officeDocument/2006/relationships/header" Target="header7.xml"/><Relationship Id="rId46" Type="http://schemas.openxmlformats.org/officeDocument/2006/relationships/header" Target="header11.xml"/><Relationship Id="rId20" Type="http://schemas.openxmlformats.org/officeDocument/2006/relationships/footer" Target="footer3.xm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43</Pages>
  <Words>4612</Words>
  <Characters>26292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锴烨 吴</cp:lastModifiedBy>
  <cp:revision>14</cp:revision>
  <cp:lastPrinted>2026-05-15T07:05:00Z</cp:lastPrinted>
  <dcterms:created xsi:type="dcterms:W3CDTF">2026-05-16T03:44:00Z</dcterms:created>
  <dcterms:modified xsi:type="dcterms:W3CDTF">2026-05-17T17:22:00Z</dcterms:modified>
  <cp:category/>
</cp:coreProperties>
</file>